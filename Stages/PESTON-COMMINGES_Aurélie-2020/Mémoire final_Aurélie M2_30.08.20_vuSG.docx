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13.png" ContentType="image/png"/>
  <Override PartName="/word/media/image11.jpeg" ContentType="image/jpeg"/>
  <Override PartName="/word/media/image8.png" ContentType="image/png"/>
  <Override PartName="/word/media/image12.png" ContentType="image/png"/>
  <Override PartName="/word/media/image7.png" ContentType="image/png"/>
  <Override PartName="/word/media/image6.png" ContentType="image/png"/>
  <Override PartName="/word/media/image5.jpeg" ContentType="image/jpeg"/>
  <Override PartName="/word/media/image4.jpeg" ContentType="image/jpeg"/>
  <Override PartName="/word/media/image2.png" ContentType="image/png"/>
  <Override PartName="/word/media/image25.png" ContentType="image/png"/>
  <Override PartName="/word/media/image3.png" ContentType="image/png"/>
  <Override PartName="/word/media/image26.png" ContentType="image/png"/>
  <Override PartName="/word/media/image27.png" ContentType="image/png"/>
  <Override PartName="/word/media/image15.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1.png" ContentType="image/png"/>
  <Override PartName="/word/media/image2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notes.xml" ContentType="application/vnd.openxmlformats-officedocument.wordprocessingml.footnote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eastAsia="Times New Roman"/>
          <w:lang w:eastAsia="fr-FR"/>
        </w:rPr>
      </w:pPr>
      <w:r>
        <w:rPr>
          <w:rFonts w:eastAsia="Times New Roman"/>
          <w:lang w:eastAsia="fr-FR"/>
        </w:rPr>
        <w:drawing>
          <wp:anchor behindDoc="0" distT="0" distB="0" distL="114300" distR="114300" simplePos="0" locked="0" layoutInCell="1" allowOverlap="1" relativeHeight="3">
            <wp:simplePos x="0" y="0"/>
            <wp:positionH relativeFrom="margin">
              <wp:posOffset>-293370</wp:posOffset>
            </wp:positionH>
            <wp:positionV relativeFrom="margin">
              <wp:posOffset>-681990</wp:posOffset>
            </wp:positionV>
            <wp:extent cx="1259840" cy="681355"/>
            <wp:effectExtent l="0" t="0" r="0" b="0"/>
            <wp:wrapSquare wrapText="bothSides"/>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1259840" cy="681355"/>
                    </a:xfrm>
                    <a:prstGeom prst="rect">
                      <a:avLst/>
                    </a:prstGeom>
                  </pic:spPr>
                </pic:pic>
              </a:graphicData>
            </a:graphic>
          </wp:anchor>
        </w:drawing>
        <w:drawing>
          <wp:anchor behindDoc="0" distT="0" distB="0" distL="114300" distR="114300" simplePos="0" locked="0" layoutInCell="1" allowOverlap="1" relativeHeight="4">
            <wp:simplePos x="0" y="0"/>
            <wp:positionH relativeFrom="margin">
              <wp:posOffset>1123950</wp:posOffset>
            </wp:positionH>
            <wp:positionV relativeFrom="margin">
              <wp:posOffset>-646430</wp:posOffset>
            </wp:positionV>
            <wp:extent cx="798830" cy="684530"/>
            <wp:effectExtent l="0" t="0" r="0" b="0"/>
            <wp:wrapSquare wrapText="bothSides"/>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798830" cy="684530"/>
                    </a:xfrm>
                    <a:prstGeom prst="rect">
                      <a:avLst/>
                    </a:prstGeom>
                  </pic:spPr>
                </pic:pic>
              </a:graphicData>
            </a:graphic>
          </wp:anchor>
        </w:drawing>
        <w:drawing>
          <wp:anchor behindDoc="0" distT="0" distB="0" distL="114300" distR="114300" simplePos="0" locked="0" layoutInCell="1" allowOverlap="1" relativeHeight="5">
            <wp:simplePos x="0" y="0"/>
            <wp:positionH relativeFrom="margin">
              <wp:posOffset>3291205</wp:posOffset>
            </wp:positionH>
            <wp:positionV relativeFrom="margin">
              <wp:posOffset>-683260</wp:posOffset>
            </wp:positionV>
            <wp:extent cx="2284730" cy="695960"/>
            <wp:effectExtent l="0" t="0" r="0" b="0"/>
            <wp:wrapSquare wrapText="bothSides"/>
            <wp:docPr id="3"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
                    <pic:cNvPicPr>
                      <a:picLocks noChangeAspect="1" noChangeArrowheads="1"/>
                    </pic:cNvPicPr>
                  </pic:nvPicPr>
                  <pic:blipFill>
                    <a:blip r:embed="rId4"/>
                    <a:stretch>
                      <a:fillRect/>
                    </a:stretch>
                  </pic:blipFill>
                  <pic:spPr bwMode="auto">
                    <a:xfrm>
                      <a:off x="0" y="0"/>
                      <a:ext cx="2284730" cy="695960"/>
                    </a:xfrm>
                    <a:prstGeom prst="rect">
                      <a:avLst/>
                    </a:prstGeom>
                  </pic:spPr>
                </pic:pic>
              </a:graphicData>
            </a:graphic>
          </wp:anchor>
        </w:drawing>
        <w:drawing>
          <wp:anchor behindDoc="0" distT="0" distB="0" distL="114300" distR="114300" simplePos="0" locked="0" layoutInCell="1" allowOverlap="1" relativeHeight="6">
            <wp:simplePos x="0" y="0"/>
            <wp:positionH relativeFrom="margin">
              <wp:posOffset>5728335</wp:posOffset>
            </wp:positionH>
            <wp:positionV relativeFrom="margin">
              <wp:posOffset>-794385</wp:posOffset>
            </wp:positionV>
            <wp:extent cx="911225" cy="911225"/>
            <wp:effectExtent l="0" t="0" r="0" b="0"/>
            <wp:wrapSquare wrapText="bothSides"/>
            <wp:docPr id="4"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
                    <pic:cNvPicPr>
                      <a:picLocks noChangeAspect="1" noChangeArrowheads="1"/>
                    </pic:cNvPicPr>
                  </pic:nvPicPr>
                  <pic:blipFill>
                    <a:blip r:embed="rId5"/>
                    <a:stretch>
                      <a:fillRect/>
                    </a:stretch>
                  </pic:blipFill>
                  <pic:spPr bwMode="auto">
                    <a:xfrm>
                      <a:off x="0" y="0"/>
                      <a:ext cx="911225" cy="911225"/>
                    </a:xfrm>
                    <a:prstGeom prst="rect">
                      <a:avLst/>
                    </a:prstGeom>
                  </pic:spPr>
                </pic:pic>
              </a:graphicData>
            </a:graphic>
          </wp:anchor>
        </w:drawing>
        <w:drawing>
          <wp:anchor behindDoc="0" distT="0" distB="0" distL="114300" distR="114300" simplePos="0" locked="0" layoutInCell="1" allowOverlap="1" relativeHeight="7">
            <wp:simplePos x="0" y="0"/>
            <wp:positionH relativeFrom="margin">
              <wp:posOffset>2089785</wp:posOffset>
            </wp:positionH>
            <wp:positionV relativeFrom="margin">
              <wp:posOffset>-751205</wp:posOffset>
            </wp:positionV>
            <wp:extent cx="983615" cy="803275"/>
            <wp:effectExtent l="0" t="0" r="0" b="0"/>
            <wp:wrapSquare wrapText="bothSides"/>
            <wp:docPr id="5" name="Image 6" descr="ésultat de recherche d'images pour &quot;l'europe s'engage en guadeloupe avec le fed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ésultat de recherche d'images pour &quot;l'europe s'engage en guadeloupe avec le feder&quot;"/>
                    <pic:cNvPicPr>
                      <a:picLocks noChangeAspect="1" noChangeArrowheads="1"/>
                    </pic:cNvPicPr>
                  </pic:nvPicPr>
                  <pic:blipFill>
                    <a:blip r:embed="rId6"/>
                    <a:stretch>
                      <a:fillRect/>
                    </a:stretch>
                  </pic:blipFill>
                  <pic:spPr bwMode="auto">
                    <a:xfrm>
                      <a:off x="0" y="0"/>
                      <a:ext cx="983615" cy="803275"/>
                    </a:xfrm>
                    <a:prstGeom prst="rect">
                      <a:avLst/>
                    </a:prstGeom>
                  </pic:spPr>
                </pic:pic>
              </a:graphicData>
            </a:graphic>
          </wp:anchor>
        </w:drawing>
      </w:r>
    </w:p>
    <w:p>
      <w:pPr>
        <w:pStyle w:val="Normal"/>
        <w:pBdr>
          <w:bottom w:val="single" w:sz="4" w:space="1" w:color="000000"/>
        </w:pBdr>
        <w:rPr>
          <w:rFonts w:ascii="Times New Roman" w:hAnsi="Times New Roman" w:cs="Times New Roman"/>
          <w:sz w:val="10"/>
          <w:szCs w:val="10"/>
        </w:rPr>
      </w:pPr>
      <w:r>
        <w:rPr>
          <w:rFonts w:cs="Times New Roman" w:ascii="Times New Roman" w:hAnsi="Times New Roman"/>
          <w:lang w:eastAsia="fr-FR"/>
        </w:rPr>
        <w:t xml:space="preserve"> </w:t>
      </w:r>
    </w:p>
    <w:p>
      <w:pPr>
        <w:pStyle w:val="Normal"/>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sz w:val="13"/>
        </w:rPr>
      </w:pPr>
      <w:r>
        <w:rPr>
          <w:rFonts w:cs="Times New Roman" w:ascii="Times New Roman" w:hAnsi="Times New Roman"/>
          <w:sz w:val="13"/>
        </w:rPr>
      </w:r>
    </w:p>
    <w:p>
      <w:pPr>
        <w:pStyle w:val="Normal"/>
        <w:spacing w:lineRule="auto" w:line="360"/>
        <w:jc w:val="center"/>
        <w:rPr>
          <w:rFonts w:ascii="Times New Roman" w:hAnsi="Times New Roman" w:cs="Times New Roman"/>
          <w:b/>
          <w:b/>
          <w:sz w:val="28"/>
        </w:rPr>
      </w:pPr>
      <w:r>
        <w:rPr>
          <w:rFonts w:cs="Times New Roman" w:ascii="Times New Roman" w:hAnsi="Times New Roman"/>
          <w:b/>
          <w:sz w:val="28"/>
        </w:rPr>
        <w:t>MASTER 2 EN SCIENCES, TECHNOLOGIE ET SANTÉ</w:t>
      </w:r>
    </w:p>
    <w:p>
      <w:pPr>
        <w:pStyle w:val="Normal"/>
        <w:spacing w:lineRule="auto" w:line="360"/>
        <w:jc w:val="center"/>
        <w:rPr>
          <w:rFonts w:ascii="Times New Roman" w:hAnsi="Times New Roman" w:cs="Times New Roman"/>
          <w:b/>
          <w:b/>
          <w:sz w:val="28"/>
        </w:rPr>
      </w:pPr>
      <w:r>
        <w:rPr>
          <w:rFonts w:cs="Times New Roman" w:ascii="Times New Roman" w:hAnsi="Times New Roman"/>
          <w:b/>
          <w:sz w:val="28"/>
        </w:rPr>
        <w:t>DISCIPLINE : BIOLOGIE – SANTÉ</w:t>
      </w:r>
    </w:p>
    <w:p>
      <w:pPr>
        <w:pStyle w:val="Normal"/>
        <w:spacing w:lineRule="auto" w:line="360"/>
        <w:jc w:val="center"/>
        <w:rPr>
          <w:rFonts w:ascii="Times New Roman" w:hAnsi="Times New Roman" w:cs="Times New Roman"/>
          <w:b/>
          <w:b/>
          <w:sz w:val="28"/>
        </w:rPr>
      </w:pPr>
      <w:r>
        <w:rPr>
          <w:rFonts w:cs="Times New Roman" w:ascii="Times New Roman" w:hAnsi="Times New Roman"/>
          <w:b/>
          <w:sz w:val="28"/>
        </w:rPr>
        <w:t>Parcours « Santé en Milieu Tropical »</w:t>
      </w:r>
    </w:p>
    <w:p>
      <w:pPr>
        <w:pStyle w:val="Normal"/>
        <w:jc w:val="center"/>
        <w:rPr>
          <w:rFonts w:ascii="Times New Roman" w:hAnsi="Times New Roman" w:cs="Times New Roman"/>
          <w:sz w:val="10"/>
        </w:rPr>
      </w:pPr>
      <w:r>
        <w:rPr>
          <w:rFonts w:cs="Times New Roman" w:ascii="Times New Roman" w:hAnsi="Times New Roman"/>
          <w:sz w:val="10"/>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pBdr>
          <w:top w:val="double" w:sz="4" w:space="1" w:color="000000"/>
          <w:left w:val="double" w:sz="4" w:space="4" w:color="000000"/>
          <w:bottom w:val="double" w:sz="4" w:space="1" w:color="000000"/>
          <w:right w:val="double" w:sz="4" w:space="4" w:color="000000"/>
        </w:pBdr>
        <w:jc w:val="center"/>
        <w:rPr>
          <w:rFonts w:ascii="Times New Roman" w:hAnsi="Times New Roman" w:cs="Times New Roman"/>
          <w:b/>
          <w:b/>
          <w:sz w:val="18"/>
          <w:szCs w:val="18"/>
        </w:rPr>
      </w:pPr>
      <w:r>
        <w:rPr>
          <w:rFonts w:cs="Times New Roman" w:ascii="Times New Roman" w:hAnsi="Times New Roman"/>
          <w:b/>
          <w:sz w:val="18"/>
          <w:szCs w:val="18"/>
        </w:rPr>
      </w:r>
    </w:p>
    <w:p>
      <w:pPr>
        <w:pStyle w:val="Normal"/>
        <w:pBdr>
          <w:top w:val="double" w:sz="4" w:space="1" w:color="000000"/>
          <w:left w:val="double" w:sz="4" w:space="4" w:color="000000"/>
          <w:bottom w:val="double" w:sz="4" w:space="1" w:color="000000"/>
          <w:right w:val="double" w:sz="4" w:space="4" w:color="000000"/>
        </w:pBdr>
        <w:jc w:val="center"/>
        <w:rPr>
          <w:rFonts w:ascii="Times New Roman" w:hAnsi="Times New Roman" w:cs="Times New Roman"/>
          <w:b/>
          <w:b/>
          <w:sz w:val="40"/>
        </w:rPr>
      </w:pPr>
      <w:r>
        <w:rPr>
          <w:rFonts w:cs="Times New Roman" w:ascii="Times New Roman" w:hAnsi="Times New Roman"/>
          <w:b/>
          <w:sz w:val="40"/>
        </w:rPr>
        <w:t xml:space="preserve">Optimisation du test de détection LAMP et application à la détection de spores de </w:t>
      </w:r>
      <w:r>
        <w:rPr>
          <w:rFonts w:cs="Times New Roman" w:ascii="Times New Roman" w:hAnsi="Times New Roman"/>
          <w:b/>
          <w:i/>
          <w:sz w:val="40"/>
        </w:rPr>
        <w:t>Colletotrichum spp.</w:t>
      </w:r>
      <w:r>
        <w:rPr>
          <w:rFonts w:cs="Times New Roman" w:ascii="Times New Roman" w:hAnsi="Times New Roman"/>
          <w:b/>
          <w:sz w:val="40"/>
        </w:rPr>
        <w:t xml:space="preserve"> dans l’environnement</w:t>
      </w:r>
    </w:p>
    <w:p>
      <w:pPr>
        <w:pStyle w:val="Normal"/>
        <w:pBdr>
          <w:top w:val="double" w:sz="4" w:space="1" w:color="000000"/>
          <w:left w:val="double" w:sz="4" w:space="4" w:color="000000"/>
          <w:bottom w:val="double" w:sz="4" w:space="1" w:color="000000"/>
          <w:right w:val="double" w:sz="4" w:space="4" w:color="000000"/>
        </w:pBdr>
        <w:jc w:val="center"/>
        <w:rPr>
          <w:rFonts w:ascii="Times New Roman" w:hAnsi="Times New Roman" w:cs="Times New Roman"/>
          <w:b/>
          <w:b/>
          <w:sz w:val="10"/>
          <w:szCs w:val="10"/>
        </w:rPr>
      </w:pPr>
      <w:r>
        <w:rPr>
          <w:rFonts w:cs="Times New Roman" w:ascii="Times New Roman" w:hAnsi="Times New Roman"/>
          <w:b/>
          <w:sz w:val="10"/>
          <w:szCs w:val="10"/>
        </w:rPr>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sz w:val="8"/>
        </w:rPr>
      </w:pPr>
      <w:r>
        <w:rPr>
          <w:rFonts w:cs="Times New Roman" w:ascii="Times New Roman" w:hAnsi="Times New Roman"/>
          <w:sz w:val="8"/>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rPr>
      </w:pPr>
      <w:r>
        <w:rPr>
          <w:rFonts w:cs="Times New Roman" w:ascii="Times New Roman" w:hAnsi="Times New Roman"/>
          <w:b/>
        </w:rPr>
        <w:t xml:space="preserve">Mémoire présenté par : </w:t>
      </w:r>
    </w:p>
    <w:p>
      <w:pPr>
        <w:pStyle w:val="Normal"/>
        <w:jc w:val="center"/>
        <w:rPr>
          <w:rFonts w:ascii="Times New Roman" w:hAnsi="Times New Roman" w:cs="Times New Roman"/>
          <w:b/>
          <w:b/>
          <w:sz w:val="28"/>
        </w:rPr>
      </w:pPr>
      <w:r>
        <w:rPr>
          <w:rFonts w:cs="Times New Roman" w:ascii="Times New Roman" w:hAnsi="Times New Roman"/>
          <w:b/>
          <w:sz w:val="28"/>
        </w:rPr>
      </w:r>
    </w:p>
    <w:p>
      <w:pPr>
        <w:pStyle w:val="Normal"/>
        <w:jc w:val="center"/>
        <w:rPr>
          <w:rFonts w:ascii="Times New Roman" w:hAnsi="Times New Roman" w:cs="Times New Roman"/>
          <w:b/>
          <w:b/>
        </w:rPr>
      </w:pPr>
      <w:r>
        <w:rPr>
          <w:rFonts w:cs="Times New Roman" w:ascii="Times New Roman" w:hAnsi="Times New Roman"/>
          <w:b/>
          <w:sz w:val="28"/>
        </w:rPr>
        <w:t>PESTON-COMMINGES Aurélie</w:t>
      </w:r>
    </w:p>
    <w:p>
      <w:pPr>
        <w:pStyle w:val="Normal"/>
        <w:spacing w:lineRule="auto" w:line="360"/>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sz w:val="10"/>
          <w:szCs w:val="10"/>
        </w:rPr>
      </w:pPr>
      <w:r>
        <w:rPr>
          <w:rFonts w:cs="Times New Roman" w:ascii="Times New Roman" w:hAnsi="Times New Roman"/>
          <w:sz w:val="10"/>
          <w:szCs w:val="10"/>
        </w:rPr>
      </w:r>
    </w:p>
    <w:p>
      <w:pPr>
        <w:pStyle w:val="Normal"/>
        <w:spacing w:lineRule="auto" w:line="276"/>
        <w:jc w:val="center"/>
        <w:rPr>
          <w:rFonts w:ascii="Times New Roman" w:hAnsi="Times New Roman" w:cs="Times New Roman"/>
          <w:b/>
          <w:b/>
        </w:rPr>
      </w:pPr>
      <w:r>
        <w:rPr>
          <w:rFonts w:cs="Times New Roman" w:ascii="Times New Roman" w:hAnsi="Times New Roman"/>
          <w:b/>
        </w:rPr>
        <w:t>Tuteur : Dr Sébastien GUYADER</w:t>
      </w:r>
    </w:p>
    <w:p>
      <w:pPr>
        <w:pStyle w:val="Normal"/>
        <w:spacing w:lineRule="auto" w:line="276"/>
        <w:jc w:val="center"/>
        <w:rPr>
          <w:rFonts w:ascii="Times New Roman" w:hAnsi="Times New Roman" w:cs="Times New Roman"/>
        </w:rPr>
      </w:pPr>
      <w:r>
        <w:rPr>
          <w:rFonts w:cs="Times New Roman" w:ascii="Times New Roman" w:hAnsi="Times New Roman"/>
        </w:rPr>
        <w:t xml:space="preserve">Chargé de Recherches </w:t>
      </w:r>
    </w:p>
    <w:p>
      <w:pPr>
        <w:pStyle w:val="Normal"/>
        <w:spacing w:lineRule="auto" w:line="276"/>
        <w:jc w:val="center"/>
        <w:rPr>
          <w:rFonts w:ascii="Times New Roman" w:hAnsi="Times New Roman" w:cs="Times New Roman"/>
        </w:rPr>
      </w:pPr>
      <w:r>
        <w:rPr>
          <w:rFonts w:cs="Times New Roman" w:ascii="Times New Roman" w:hAnsi="Times New Roman"/>
        </w:rPr>
        <w:t>Institut National de la Recherche en Agriculture, Alimentation et Environnement</w:t>
      </w:r>
    </w:p>
    <w:p>
      <w:pPr>
        <w:pStyle w:val="Normal"/>
        <w:spacing w:lineRule="auto" w:line="276"/>
        <w:jc w:val="center"/>
        <w:rPr>
          <w:rFonts w:ascii="Times New Roman" w:hAnsi="Times New Roman" w:cs="Times New Roman"/>
          <w:b/>
          <w:b/>
        </w:rPr>
      </w:pPr>
      <w:r>
        <w:rPr>
          <w:rFonts w:cs="Times New Roman" w:ascii="Times New Roman" w:hAnsi="Times New Roman"/>
          <w:b/>
        </w:rPr>
      </w:r>
    </w:p>
    <w:p>
      <w:pPr>
        <w:pStyle w:val="Normal"/>
        <w:spacing w:lineRule="auto" w:line="276"/>
        <w:jc w:val="center"/>
        <w:rPr>
          <w:rFonts w:ascii="Times New Roman" w:hAnsi="Times New Roman" w:cs="Times New Roman"/>
        </w:rPr>
      </w:pPr>
      <w:r>
        <w:rPr>
          <w:rFonts w:cs="Times New Roman" w:ascii="Times New Roman" w:hAnsi="Times New Roman"/>
          <w:b/>
        </w:rPr>
        <w:t>Tuteur académique : Dr Olivier GROS</w:t>
      </w:r>
    </w:p>
    <w:p>
      <w:pPr>
        <w:pStyle w:val="Normal"/>
        <w:spacing w:lineRule="auto" w:line="276"/>
        <w:jc w:val="center"/>
        <w:rPr>
          <w:rFonts w:ascii="Times New Roman" w:hAnsi="Times New Roman" w:cs="Times New Roman"/>
        </w:rPr>
      </w:pPr>
      <w:r>
        <w:rPr>
          <w:rFonts w:cs="Times New Roman" w:ascii="Times New Roman" w:hAnsi="Times New Roman"/>
        </w:rPr>
        <w:t>Professeur, Responsable du C3MAG</w:t>
      </w:r>
    </w:p>
    <w:p>
      <w:pPr>
        <w:pStyle w:val="Normal"/>
        <w:spacing w:lineRule="auto" w:line="276"/>
        <w:jc w:val="center"/>
        <w:rPr>
          <w:rFonts w:ascii="Times New Roman" w:hAnsi="Times New Roman" w:cs="Times New Roman"/>
        </w:rPr>
      </w:pPr>
      <w:r>
        <w:rPr>
          <w:rFonts w:cs="Times New Roman" w:ascii="Times New Roman" w:hAnsi="Times New Roman"/>
        </w:rPr>
        <w:t>UFR des Sciences Exactes et Naturelles</w:t>
      </w:r>
    </w:p>
    <w:p>
      <w:pPr>
        <w:pStyle w:val="Normal"/>
        <w:spacing w:lineRule="auto" w:line="276"/>
        <w:jc w:val="center"/>
        <w:rPr>
          <w:rFonts w:ascii="Times New Roman" w:hAnsi="Times New Roman" w:cs="Times New Roman"/>
        </w:rPr>
      </w:pPr>
      <w:r>
        <w:rPr>
          <w:rFonts w:cs="Times New Roman" w:ascii="Times New Roman" w:hAnsi="Times New Roman"/>
        </w:rPr>
        <w:t xml:space="preserve">Département de Biologie, Université des Antilles </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b/>
          <w:b/>
        </w:rPr>
      </w:pPr>
      <w:r>
        <w:rPr>
          <w:rFonts w:cs="Times New Roman" w:ascii="Times New Roman" w:hAnsi="Times New Roman"/>
          <w:b/>
        </w:rPr>
        <w:t>Unité de Recherche sur les Agrosystèmes Tropicaux,</w:t>
      </w:r>
    </w:p>
    <w:p>
      <w:pPr>
        <w:pStyle w:val="Normal"/>
        <w:spacing w:lineRule="auto" w:line="276"/>
        <w:jc w:val="center"/>
        <w:rPr>
          <w:rFonts w:ascii="Times New Roman" w:hAnsi="Times New Roman" w:cs="Times New Roman"/>
          <w:b/>
          <w:b/>
        </w:rPr>
      </w:pPr>
      <w:r>
        <w:rPr>
          <w:rFonts w:cs="Times New Roman" w:ascii="Times New Roman" w:hAnsi="Times New Roman"/>
          <w:b/>
        </w:rPr>
        <w:t>Institut National de la Recherche en Agriculture, Alimentation en Environnement</w:t>
      </w:r>
    </w:p>
    <w:p>
      <w:pPr>
        <w:pStyle w:val="Normal"/>
        <w:spacing w:lineRule="auto" w:line="276"/>
        <w:jc w:val="center"/>
        <w:rPr>
          <w:rFonts w:ascii="Times New Roman" w:hAnsi="Times New Roman" w:cs="Times New Roman"/>
          <w:i/>
          <w:i/>
        </w:rPr>
      </w:pPr>
      <w:r>
        <w:rPr>
          <w:rFonts w:cs="Times New Roman" w:ascii="Times New Roman" w:hAnsi="Times New Roman"/>
          <w:i/>
        </w:rPr>
        <w:t>Domaine de Duclos, Petit-Bourg, Guadeloupe</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rPr>
      </w:pPr>
      <w:r>
        <w:rPr>
          <w:rFonts w:cs="Times New Roman" w:ascii="Times New Roman" w:hAnsi="Times New Roman"/>
          <w:b/>
        </w:rPr>
        <w:t>Université des Antilles</w:t>
      </w:r>
    </w:p>
    <w:p>
      <w:pPr>
        <w:pStyle w:val="Normal"/>
        <w:jc w:val="center"/>
        <w:rPr>
          <w:rFonts w:ascii="Times New Roman" w:hAnsi="Times New Roman" w:cs="Times New Roman"/>
          <w:b/>
          <w:b/>
        </w:rPr>
      </w:pPr>
      <w:r>
        <w:rPr>
          <w:rFonts w:cs="Times New Roman" w:ascii="Times New Roman" w:hAnsi="Times New Roman"/>
          <w:b/>
        </w:rPr>
        <w:t>Faculté des Sciences Exactes et Naturelles</w:t>
      </w:r>
    </w:p>
    <w:p>
      <w:pPr>
        <w:pStyle w:val="Normal"/>
        <w:jc w:val="center"/>
        <w:rPr>
          <w:rFonts w:ascii="Times New Roman" w:hAnsi="Times New Roman" w:cs="Times New Roman"/>
          <w:i/>
          <w:i/>
        </w:rPr>
      </w:pPr>
      <w:r>
        <w:rPr>
          <w:rFonts w:cs="Times New Roman" w:ascii="Times New Roman" w:hAnsi="Times New Roman"/>
          <w:i/>
        </w:rPr>
        <w:t>Pointe-à-Pitre, Guadeloupe</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rPr>
      </w:pPr>
      <w:r>
        <w:rPr>
          <w:rFonts w:cs="Times New Roman" w:ascii="Times New Roman" w:hAnsi="Times New Roman"/>
          <w:b/>
        </w:rPr>
        <w:t>Soutenance en Septembre 2020</w:t>
      </w:r>
    </w:p>
    <w:p>
      <w:pPr>
        <w:pStyle w:val="Normal"/>
        <w:pBdr>
          <w:bottom w:val="single" w:sz="4" w:space="1" w:color="000000"/>
        </w:pBdr>
        <w:spacing w:lineRule="auto" w:line="276"/>
        <w:rPr>
          <w:rFonts w:ascii="Times New Roman" w:hAnsi="Times New Roman" w:cs="Times New Roman"/>
          <w:b/>
          <w:b/>
          <w:i/>
          <w:i/>
          <w:sz w:val="40"/>
        </w:rPr>
      </w:pPr>
      <w:r>
        <w:rPr>
          <w:rFonts w:cs="Times New Roman" w:ascii="Times New Roman" w:hAnsi="Times New Roman"/>
          <w:b/>
          <w:i/>
          <w:sz w:val="40"/>
        </w:rPr>
        <w:t>Remerciements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En premier lieu, je tiens à remercier mon tuteur, Mr GUYADER Sébastien, Chargé de recherche au sein d’INRAE, qui m’a proposé ce sujet de stage et qui m’a encadré durant ces 8 mois. Je le remercie pour sa disponibilité et ses judicieux conseils qui m’ont aidé tout au long de mon stage et pour la réalisation de ce mémoire.</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Je remercie tous les membres de l’Unité de Recherche sur les AgroSystèmes Tropicaux pour leur accueil chaleureux et mon intégration à la vie du laboratoire.</w:t>
      </w:r>
    </w:p>
    <w:p>
      <w:pPr>
        <w:pStyle w:val="Normal"/>
        <w:spacing w:lineRule="auto" w:line="360"/>
        <w:jc w:val="both"/>
        <w:rPr>
          <w:rFonts w:ascii="Times New Roman" w:hAnsi="Times New Roman" w:cs="Times New Roman"/>
        </w:rPr>
      </w:pPr>
      <w:r>
        <w:rPr>
          <w:rFonts w:cs="Times New Roman" w:ascii="Times New Roman" w:hAnsi="Times New Roman"/>
        </w:rPr>
        <w:t xml:space="preserve">  </w:t>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Merci à Sophie, Marie et Rose-Marie pour leur disponibilité, leurs conseils et leur aide en laboratoire.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Je n’oublierai pas la sympathie et les moments de détente partagés avec Margot, Marie-Sophie, Pauline et Boucar.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Je tiens à remercier également toutes les personnes que j’ai pu rencontrer au sein d’INRAE pour leur accueil et leur soutien. </w:t>
      </w:r>
    </w:p>
    <w:p>
      <w:pPr>
        <w:pStyle w:val="Normal"/>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J’adresse aussi mes remerciements à Mr GROS, notre professeur et responsable de stage de Master 2, qui nous accompagné mes camarades et moi durant toute cette année universitaire.</w:t>
      </w:r>
    </w:p>
    <w:p>
      <w:pPr>
        <w:pStyle w:val="Normal"/>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Enfin, je remercie mes parents pour leurs encouragements et leurs conseils.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pBdr>
          <w:bottom w:val="single" w:sz="4" w:space="1" w:color="000000"/>
        </w:pBdr>
        <w:spacing w:lineRule="auto" w:line="276"/>
        <w:rPr>
          <w:rFonts w:ascii="Times New Roman" w:hAnsi="Times New Roman" w:cs="Times New Roman"/>
          <w:b/>
          <w:b/>
          <w:sz w:val="40"/>
        </w:rPr>
      </w:pPr>
      <w:r>
        <w:rPr>
          <w:rFonts w:cs="Times New Roman" w:ascii="Times New Roman" w:hAnsi="Times New Roman"/>
          <w:b/>
          <w:sz w:val="40"/>
        </w:rPr>
        <w:t xml:space="preserve">Sommaire </w:t>
      </w:r>
    </w:p>
    <w:p>
      <w:pPr>
        <w:pStyle w:val="Normal"/>
        <w:jc w:val="both"/>
        <w:rPr>
          <w:rFonts w:ascii="Times New Roman" w:hAnsi="Times New Roman" w:cs="Times New Roman"/>
        </w:rPr>
      </w:pPr>
      <w:r>
        <w:rPr>
          <w:rFonts w:cs="Times New Roman" w:ascii="Times New Roman" w:hAnsi="Times New Roman"/>
        </w:rPr>
      </w:r>
    </w:p>
    <w:p>
      <w:pPr>
        <w:pStyle w:val="Normal"/>
        <w:spacing w:lineRule="auto" w:line="276"/>
        <w:jc w:val="right"/>
        <w:rPr>
          <w:rFonts w:ascii="Times New Roman" w:hAnsi="Times New Roman" w:cs="Times New Roman"/>
        </w:rPr>
      </w:pPr>
      <w:r>
        <w:rPr>
          <w:rFonts w:cs="Times New Roman" w:ascii="Times New Roman" w:hAnsi="Times New Roman"/>
        </w:rPr>
        <w:t xml:space="preserve">Remerciements………………………………………………………………………………………...2 </w:t>
      </w:r>
    </w:p>
    <w:p>
      <w:pPr>
        <w:pStyle w:val="Normal"/>
        <w:spacing w:lineRule="auto" w:line="276"/>
        <w:jc w:val="right"/>
        <w:rPr>
          <w:rFonts w:ascii="Times New Roman" w:hAnsi="Times New Roman" w:cs="Times New Roman"/>
        </w:rPr>
      </w:pPr>
      <w:r>
        <w:rPr>
          <w:rFonts w:cs="Times New Roman" w:ascii="Times New Roman" w:hAnsi="Times New Roman"/>
        </w:rPr>
        <w:t>Sommaire</w:t>
      </w:r>
      <w:r>
        <w:rPr>
          <w:rFonts w:cs="Times New Roman" w:ascii="Times New Roman" w:hAnsi="Times New Roman"/>
          <w:sz w:val="21"/>
        </w:rPr>
        <w:t>.</w:t>
      </w:r>
      <w:r>
        <w:rPr>
          <w:rFonts w:cs="Times New Roman" w:ascii="Times New Roman" w:hAnsi="Times New Roman"/>
        </w:rPr>
        <w:t>……….……………………………………………………………………………..............3</w:t>
      </w:r>
    </w:p>
    <w:p>
      <w:pPr>
        <w:pStyle w:val="Normal"/>
        <w:spacing w:lineRule="auto" w:line="276"/>
        <w:jc w:val="both"/>
        <w:rPr>
          <w:rFonts w:ascii="Times New Roman" w:hAnsi="Times New Roman" w:cs="Times New Roman"/>
        </w:rPr>
      </w:pPr>
      <w:r>
        <w:rPr>
          <w:rFonts w:cs="Times New Roman" w:ascii="Times New Roman" w:hAnsi="Times New Roman"/>
        </w:rPr>
      </w:r>
    </w:p>
    <w:p>
      <w:pPr>
        <w:pStyle w:val="Normal"/>
        <w:spacing w:lineRule="auto" w:line="276"/>
        <w:jc w:val="both"/>
        <w:rPr>
          <w:rFonts w:ascii="Times New Roman" w:hAnsi="Times New Roman" w:cs="Times New Roman"/>
          <w:b/>
          <w:b/>
        </w:rPr>
      </w:pPr>
      <w:r>
        <w:rPr>
          <w:rFonts w:cs="Times New Roman" w:ascii="Times New Roman" w:hAnsi="Times New Roman"/>
          <w:b/>
        </w:rPr>
        <w:t xml:space="preserve">        </w:t>
      </w:r>
      <w:r>
        <w:rPr>
          <w:rFonts w:cs="Times New Roman" w:ascii="Times New Roman" w:hAnsi="Times New Roman"/>
          <w:b/>
        </w:rPr>
        <w:t>INTRODUCTION</w:t>
      </w:r>
      <w:r>
        <w:rPr>
          <w:rFonts w:cs="Times New Roman" w:ascii="Times New Roman" w:hAnsi="Times New Roman"/>
        </w:rPr>
        <w:t>………………………………………………………………………………5</w:t>
      </w:r>
    </w:p>
    <w:p>
      <w:pPr>
        <w:pStyle w:val="ListParagraph"/>
        <w:spacing w:lineRule="auto" w:line="276"/>
        <w:ind w:left="1080" w:hanging="0"/>
        <w:jc w:val="both"/>
        <w:rPr>
          <w:rFonts w:ascii="Times New Roman" w:hAnsi="Times New Roman" w:cs="Times New Roman"/>
        </w:rPr>
      </w:pPr>
      <w:r>
        <w:rPr>
          <w:rFonts w:cs="Times New Roman" w:ascii="Times New Roman" w:hAnsi="Times New Roman"/>
          <w:b/>
        </w:rPr>
        <w:t xml:space="preserve">1. L’igname </w:t>
      </w:r>
      <w:r>
        <w:rPr>
          <w:rFonts w:cs="Times New Roman" w:ascii="Times New Roman" w:hAnsi="Times New Roman"/>
          <w:b/>
          <w:i/>
        </w:rPr>
        <w:t>Dioscorea</w:t>
      </w:r>
      <w:r>
        <w:rPr>
          <w:rFonts w:cs="Times New Roman" w:ascii="Times New Roman" w:hAnsi="Times New Roman"/>
          <w:b/>
        </w:rPr>
        <w:t xml:space="preserve"> spp</w:t>
      </w:r>
      <w:r>
        <w:rPr>
          <w:rFonts w:cs="Times New Roman" w:ascii="Times New Roman" w:hAnsi="Times New Roman"/>
        </w:rPr>
        <w:t>.………………………………………………………………5</w:t>
      </w:r>
    </w:p>
    <w:p>
      <w:pPr>
        <w:pStyle w:val="ListParagraph"/>
        <w:spacing w:lineRule="auto" w:line="276"/>
        <w:ind w:left="1080" w:hanging="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1.1. Origine et taxonomie……………………………………………………………..6</w:t>
      </w:r>
    </w:p>
    <w:p>
      <w:pPr>
        <w:pStyle w:val="ListParagraph"/>
        <w:spacing w:lineRule="auto" w:line="276"/>
        <w:ind w:left="1080" w:hanging="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1.2. Production agricole dans le monde et aux Antilles françaises………………</w:t>
      </w:r>
      <w:r>
        <w:rPr>
          <w:rFonts w:cs="Times New Roman" w:ascii="Times New Roman" w:hAnsi="Times New Roman"/>
          <w:sz w:val="22"/>
        </w:rPr>
        <w:t>…...</w:t>
      </w:r>
      <w:r>
        <w:rPr>
          <w:rFonts w:cs="Times New Roman" w:ascii="Times New Roman" w:hAnsi="Times New Roman"/>
        </w:rPr>
        <w:t>..6</w:t>
      </w:r>
    </w:p>
    <w:p>
      <w:pPr>
        <w:pStyle w:val="ListParagraph"/>
        <w:spacing w:lineRule="auto" w:line="276"/>
        <w:ind w:left="1080" w:hanging="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1.3. L’igname </w:t>
      </w:r>
      <w:r>
        <w:rPr>
          <w:rFonts w:cs="Times New Roman" w:ascii="Times New Roman" w:hAnsi="Times New Roman"/>
          <w:i/>
        </w:rPr>
        <w:t>Discorea alata</w:t>
      </w:r>
      <w:r>
        <w:rPr>
          <w:rFonts w:cs="Times New Roman" w:ascii="Times New Roman" w:hAnsi="Times New Roman"/>
          <w:sz w:val="22"/>
        </w:rPr>
        <w:t>..</w:t>
      </w:r>
      <w:r>
        <w:rPr>
          <w:rFonts w:cs="Times New Roman" w:ascii="Times New Roman" w:hAnsi="Times New Roman"/>
        </w:rPr>
        <w:t>………………………………………………………..7</w:t>
      </w:r>
    </w:p>
    <w:p>
      <w:pPr>
        <w:pStyle w:val="Normal"/>
        <w:spacing w:lineRule="auto" w:line="276"/>
        <w:jc w:val="right"/>
        <w:rPr>
          <w:rFonts w:ascii="Times New Roman" w:hAnsi="Times New Roman" w:cs="Times New Roman"/>
        </w:rPr>
      </w:pPr>
      <w:r>
        <w:rPr>
          <w:rFonts w:cs="Times New Roman" w:ascii="Times New Roman" w:hAnsi="Times New Roman"/>
        </w:rPr>
      </w:r>
    </w:p>
    <w:p>
      <w:pPr>
        <w:pStyle w:val="ListParagraph"/>
        <w:spacing w:lineRule="auto" w:line="276"/>
        <w:ind w:left="1080" w:hanging="0"/>
        <w:jc w:val="right"/>
        <w:rPr>
          <w:rFonts w:ascii="Times New Roman" w:hAnsi="Times New Roman" w:cs="Times New Roman"/>
        </w:rPr>
      </w:pPr>
      <w:r>
        <w:rPr>
          <w:rFonts w:cs="Times New Roman" w:ascii="Times New Roman" w:hAnsi="Times New Roman"/>
          <w:b/>
        </w:rPr>
        <w:t xml:space="preserve">2. Le complexe d’espèces </w:t>
      </w:r>
      <w:r>
        <w:rPr>
          <w:rFonts w:cs="Times New Roman" w:ascii="Times New Roman" w:hAnsi="Times New Roman"/>
          <w:b/>
          <w:i/>
        </w:rPr>
        <w:t>Colletotrichum gloeosporioides</w:t>
      </w:r>
      <w:r>
        <w:rPr>
          <w:rFonts w:cs="Times New Roman" w:ascii="Times New Roman" w:hAnsi="Times New Roman"/>
        </w:rPr>
        <w:t>……………………………...7</w:t>
      </w:r>
    </w:p>
    <w:p>
      <w:pPr>
        <w:pStyle w:val="ListParagraph"/>
        <w:spacing w:lineRule="auto" w:line="276"/>
        <w:ind w:left="1080" w:hanging="0"/>
        <w:jc w:val="right"/>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2.1. </w:t>
      </w:r>
      <w:r>
        <w:rPr>
          <w:rFonts w:cs="Times New Roman" w:ascii="Times New Roman" w:hAnsi="Times New Roman"/>
          <w:color w:val="000000" w:themeColor="text1"/>
        </w:rPr>
        <w:t>Taxonomie……………………..…………………………………………………7</w:t>
      </w:r>
    </w:p>
    <w:p>
      <w:pPr>
        <w:pStyle w:val="ListParagraph"/>
        <w:spacing w:lineRule="auto" w:line="276"/>
        <w:ind w:left="1080" w:hanging="0"/>
        <w:jc w:val="right"/>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2.2. Morphologie et structure.</w:t>
      </w:r>
      <w:r>
        <w:rPr>
          <w:rFonts w:cs="Times New Roman" w:ascii="Times New Roman" w:hAnsi="Times New Roman"/>
          <w:sz w:val="21"/>
        </w:rPr>
        <w:t>…</w:t>
      </w:r>
      <w:r>
        <w:rPr>
          <w:rFonts w:cs="Times New Roman" w:ascii="Times New Roman" w:hAnsi="Times New Roman"/>
        </w:rPr>
        <w:t>………………………………………………………8</w:t>
      </w:r>
    </w:p>
    <w:p>
      <w:pPr>
        <w:pStyle w:val="ListParagraph"/>
        <w:spacing w:lineRule="auto" w:line="276"/>
        <w:ind w:left="1080" w:hanging="0"/>
        <w:jc w:val="right"/>
        <w:rPr>
          <w:rFonts w:ascii="Times New Roman" w:hAnsi="Times New Roman" w:cs="Times New Roman"/>
        </w:rPr>
      </w:pPr>
      <w:r>
        <w:rPr>
          <w:rFonts w:cs="Times New Roman" w:ascii="Times New Roman" w:hAnsi="Times New Roman"/>
        </w:rPr>
      </w:r>
    </w:p>
    <w:p>
      <w:pPr>
        <w:pStyle w:val="ListParagraph"/>
        <w:spacing w:lineRule="auto" w:line="276"/>
        <w:ind w:left="1080" w:hanging="0"/>
        <w:jc w:val="both"/>
        <w:rPr>
          <w:rFonts w:ascii="Times New Roman" w:hAnsi="Times New Roman" w:cs="Times New Roman"/>
        </w:rPr>
      </w:pPr>
      <w:r>
        <w:rPr>
          <w:rFonts w:cs="Times New Roman" w:ascii="Times New Roman" w:hAnsi="Times New Roman"/>
          <w:b/>
        </w:rPr>
        <w:t xml:space="preserve">3. L’anthracnose de l’igname </w:t>
      </w:r>
      <w:r>
        <w:rPr>
          <w:rFonts w:cs="Times New Roman" w:ascii="Times New Roman" w:hAnsi="Times New Roman"/>
          <w:b/>
          <w:i/>
        </w:rPr>
        <w:t>Dioscorea alata</w:t>
      </w:r>
      <w:r>
        <w:rPr>
          <w:rFonts w:cs="Times New Roman" w:ascii="Times New Roman" w:hAnsi="Times New Roman"/>
        </w:rPr>
        <w:t>…………………………...…………</w:t>
      </w:r>
      <w:r>
        <w:rPr>
          <w:rFonts w:cs="Times New Roman" w:ascii="Times New Roman" w:hAnsi="Times New Roman"/>
          <w:sz w:val="22"/>
        </w:rPr>
        <w:t>…</w:t>
      </w:r>
      <w:r>
        <w:rPr>
          <w:rFonts w:cs="Times New Roman" w:ascii="Times New Roman" w:hAnsi="Times New Roman"/>
        </w:rPr>
        <w:t>…8</w:t>
      </w:r>
    </w:p>
    <w:p>
      <w:pPr>
        <w:pStyle w:val="ListParagraph"/>
        <w:spacing w:lineRule="auto" w:line="276"/>
        <w:ind w:left="1080" w:hanging="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3.1. Symptômes de l’anthracnose de l’igname </w:t>
      </w:r>
      <w:r>
        <w:rPr>
          <w:rFonts w:cs="Times New Roman" w:ascii="Times New Roman" w:hAnsi="Times New Roman"/>
          <w:i/>
        </w:rPr>
        <w:t>D. alata</w:t>
      </w:r>
      <w:r>
        <w:rPr>
          <w:rFonts w:cs="Times New Roman" w:ascii="Times New Roman" w:hAnsi="Times New Roman"/>
        </w:rPr>
        <w:t>………………………............9</w:t>
      </w:r>
    </w:p>
    <w:p>
      <w:pPr>
        <w:pStyle w:val="ListParagraph"/>
        <w:spacing w:lineRule="auto" w:line="276"/>
        <w:ind w:left="1080" w:hanging="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3.2. Cycle épidémiologique de l’anthracnose</w:t>
      </w:r>
      <w:r>
        <w:rPr>
          <w:rFonts w:cs="Times New Roman" w:ascii="Times New Roman" w:hAnsi="Times New Roman"/>
          <w:sz w:val="22"/>
        </w:rPr>
        <w:t>…</w:t>
      </w:r>
      <w:r>
        <w:rPr>
          <w:rFonts w:cs="Times New Roman" w:ascii="Times New Roman" w:hAnsi="Times New Roman"/>
        </w:rPr>
        <w:t>………………………………………9</w:t>
      </w:r>
    </w:p>
    <w:p>
      <w:pPr>
        <w:pStyle w:val="ListParagraph"/>
        <w:spacing w:lineRule="auto" w:line="276"/>
        <w:ind w:left="1080" w:hanging="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3.3. Conditions climatiques pour le développement de l’anthracnose….…….………11</w:t>
      </w:r>
    </w:p>
    <w:p>
      <w:pPr>
        <w:pStyle w:val="Normal"/>
        <w:spacing w:lineRule="auto" w:line="276"/>
        <w:rPr>
          <w:rFonts w:ascii="Times New Roman" w:hAnsi="Times New Roman" w:cs="Times New Roman"/>
        </w:rPr>
      </w:pPr>
      <w:r>
        <w:rPr>
          <w:rFonts w:cs="Times New Roman" w:ascii="Times New Roman" w:hAnsi="Times New Roman"/>
        </w:rPr>
      </w:r>
    </w:p>
    <w:p>
      <w:pPr>
        <w:pStyle w:val="ListParagraph"/>
        <w:spacing w:lineRule="auto" w:line="276"/>
        <w:ind w:left="1080" w:hanging="0"/>
        <w:rPr>
          <w:rFonts w:ascii="Times New Roman" w:hAnsi="Times New Roman" w:cs="Times New Roman"/>
        </w:rPr>
      </w:pPr>
      <w:r>
        <w:rPr>
          <w:rFonts w:cs="Times New Roman" w:ascii="Times New Roman" w:hAnsi="Times New Roman"/>
          <w:b/>
        </w:rPr>
        <w:t xml:space="preserve">4. Les méthodes de détection de </w:t>
      </w:r>
      <w:r>
        <w:rPr>
          <w:rFonts w:cs="Times New Roman" w:ascii="Times New Roman" w:hAnsi="Times New Roman"/>
          <w:b/>
          <w:i/>
        </w:rPr>
        <w:t>Colletotrichum gloeosporioides</w:t>
      </w:r>
      <w:r>
        <w:rPr>
          <w:rFonts w:cs="Times New Roman" w:ascii="Times New Roman" w:hAnsi="Times New Roman"/>
        </w:rPr>
        <w:t>……………………..11</w:t>
      </w:r>
    </w:p>
    <w:p>
      <w:pPr>
        <w:pStyle w:val="ListParagraph"/>
        <w:spacing w:lineRule="auto" w:line="276"/>
        <w:ind w:left="1080" w:hanging="0"/>
        <w:jc w:val="right"/>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4.1. La PCR………………………………………...……………………………</w:t>
      </w:r>
      <w:r>
        <w:rPr>
          <w:rFonts w:cs="Times New Roman" w:ascii="Times New Roman" w:hAnsi="Times New Roman"/>
          <w:sz w:val="22"/>
        </w:rPr>
        <w:t>….</w:t>
      </w:r>
      <w:r>
        <w:rPr>
          <w:rFonts w:cs="Times New Roman" w:ascii="Times New Roman" w:hAnsi="Times New Roman"/>
        </w:rPr>
        <w:t>.11</w:t>
      </w:r>
    </w:p>
    <w:p>
      <w:pPr>
        <w:pStyle w:val="ListParagraph"/>
        <w:spacing w:lineRule="auto" w:line="276"/>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4.2. La méthode LAMP</w:t>
      </w:r>
      <w:r>
        <w:rPr>
          <w:rFonts w:cs="Times New Roman" w:ascii="Times New Roman" w:hAnsi="Times New Roman"/>
          <w:b/>
          <w:sz w:val="18"/>
        </w:rPr>
        <w:t>…</w:t>
      </w:r>
      <w:r>
        <w:rPr>
          <w:rFonts w:cs="Times New Roman" w:ascii="Times New Roman" w:hAnsi="Times New Roman"/>
        </w:rPr>
        <w:t>…………………………………………………………...12</w:t>
      </w:r>
    </w:p>
    <w:p>
      <w:pPr>
        <w:pStyle w:val="ListParagraph"/>
        <w:spacing w:lineRule="auto" w:line="276"/>
        <w:ind w:left="1080" w:hanging="0"/>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b/>
        </w:rPr>
        <w:t xml:space="preserve"> </w:t>
      </w:r>
      <w:r>
        <w:rPr>
          <w:rFonts w:cs="Times New Roman" w:ascii="Times New Roman" w:hAnsi="Times New Roman"/>
          <w:b/>
        </w:rPr>
        <w:t>MATÉRIEL ET MÉTHODES</w:t>
      </w:r>
      <w:r>
        <w:rPr>
          <w:rFonts w:cs="Times New Roman" w:ascii="Times New Roman" w:hAnsi="Times New Roman"/>
        </w:rPr>
        <w:t>………………………………………..…………………....13</w:t>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Repiquage et mise en culture de </w:t>
      </w:r>
      <w:r>
        <w:rPr>
          <w:rFonts w:cs="Times New Roman" w:ascii="Times New Roman" w:hAnsi="Times New Roman"/>
          <w:i/>
        </w:rPr>
        <w:t>C. gloeosporioides</w:t>
      </w:r>
      <w:r>
        <w:rPr>
          <w:rFonts w:cs="Times New Roman" w:ascii="Times New Roman" w:hAnsi="Times New Roman"/>
        </w:rPr>
        <w:t>…….…………..……………</w:t>
      </w:r>
      <w:r>
        <w:rPr>
          <w:rFonts w:cs="Times New Roman" w:ascii="Times New Roman" w:hAnsi="Times New Roman"/>
          <w:sz w:val="22"/>
        </w:rPr>
        <w:t>...</w:t>
      </w:r>
      <w:r>
        <w:rPr>
          <w:rFonts w:cs="Times New Roman" w:ascii="Times New Roman" w:hAnsi="Times New Roman"/>
        </w:rPr>
        <w:t>13</w:t>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Extraction d’ADN génomique…….…………….………………………………</w:t>
      </w:r>
      <w:r>
        <w:rPr>
          <w:rFonts w:cs="Times New Roman" w:ascii="Times New Roman" w:hAnsi="Times New Roman"/>
          <w:sz w:val="22"/>
        </w:rPr>
        <w:t>….</w:t>
      </w:r>
      <w:r>
        <w:rPr>
          <w:rFonts w:cs="Times New Roman" w:ascii="Times New Roman" w:hAnsi="Times New Roman"/>
        </w:rPr>
        <w:t>.14</w:t>
      </w:r>
    </w:p>
    <w:p>
      <w:pPr>
        <w:pStyle w:val="Normal"/>
        <w:spacing w:lineRule="auto" w:line="276"/>
        <w:rPr>
          <w:rFonts w:ascii="Times New Roman" w:hAnsi="Times New Roman" w:cs="Times New Roman"/>
        </w:rPr>
      </w:pPr>
      <w:r>
        <w:rPr>
          <w:rFonts w:cs="Times New Roman" w:ascii="Times New Roman" w:hAnsi="Times New Roman"/>
        </w:rPr>
      </w:r>
    </w:p>
    <w:p>
      <w:pPr>
        <w:pStyle w:val="ListParagraph"/>
        <w:spacing w:lineRule="auto" w:line="276"/>
        <w:ind w:left="1080" w:hanging="0"/>
        <w:rPr>
          <w:rFonts w:ascii="Times New Roman" w:hAnsi="Times New Roman" w:cs="Times New Roman"/>
          <w:b/>
          <w:b/>
        </w:rPr>
      </w:pPr>
      <w:r>
        <w:rPr>
          <w:rFonts w:cs="Times New Roman" w:ascii="Times New Roman" w:hAnsi="Times New Roman"/>
          <w:b/>
        </w:rPr>
        <w:t>1.</w:t>
      </w:r>
      <w:r>
        <w:rPr>
          <w:rFonts w:cs="Times New Roman" w:ascii="Times New Roman" w:hAnsi="Times New Roman"/>
          <w:b/>
          <w:color w:val="FFFFFF" w:themeColor="background1"/>
        </w:rPr>
        <w:t>.</w:t>
      </w:r>
      <w:r>
        <w:rPr>
          <w:rFonts w:cs="Times New Roman" w:ascii="Times New Roman" w:hAnsi="Times New Roman"/>
          <w:b/>
        </w:rPr>
        <w:t>Optimisation du test de détection LAMP</w:t>
      </w:r>
      <w:r>
        <w:rPr>
          <w:rFonts w:cs="Times New Roman" w:ascii="Times New Roman" w:hAnsi="Times New Roman"/>
        </w:rPr>
        <w:t>…………………………………………</w:t>
      </w:r>
      <w:r>
        <w:rPr>
          <w:rFonts w:cs="Times New Roman" w:ascii="Times New Roman" w:hAnsi="Times New Roman"/>
          <w:sz w:val="22"/>
        </w:rPr>
        <w:t>..</w:t>
      </w:r>
      <w:r>
        <w:rPr>
          <w:rFonts w:cs="Times New Roman" w:ascii="Times New Roman" w:hAnsi="Times New Roman"/>
        </w:rPr>
        <w:t>.14</w:t>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1.1. Dilution d’ADN génomique...………………………………………………….14</w:t>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1.2. Mélange réactionnel pour la LAMP...………………………………………….14</w:t>
      </w:r>
    </w:p>
    <w:p>
      <w:pPr>
        <w:pStyle w:val="ListParagraph"/>
        <w:numPr>
          <w:ilvl w:val="1"/>
          <w:numId w:val="10"/>
        </w:numPr>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Mécanisme et étapes de la réaction LAMP………...…………………………..17</w:t>
      </w:r>
    </w:p>
    <w:p>
      <w:pPr>
        <w:pStyle w:val="ListParagraph"/>
        <w:numPr>
          <w:ilvl w:val="1"/>
          <w:numId w:val="10"/>
        </w:numPr>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Gradient de températures………………………………………...………</w:t>
      </w:r>
      <w:r>
        <w:rPr>
          <w:rFonts w:cs="Times New Roman" w:ascii="Times New Roman" w:hAnsi="Times New Roman"/>
          <w:sz w:val="22"/>
        </w:rPr>
        <w:t>…</w:t>
      </w:r>
      <w:r>
        <w:rPr>
          <w:rFonts w:cs="Times New Roman" w:ascii="Times New Roman" w:hAnsi="Times New Roman"/>
        </w:rPr>
        <w:t>…..17</w:t>
      </w:r>
    </w:p>
    <w:p>
      <w:pPr>
        <w:pStyle w:val="ListParagraph"/>
        <w:numPr>
          <w:ilvl w:val="1"/>
          <w:numId w:val="10"/>
        </w:numPr>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Analyse des produits d’amplification LAMP……………...…………………...17</w:t>
      </w:r>
    </w:p>
    <w:p>
      <w:pPr>
        <w:pStyle w:val="Normal"/>
        <w:spacing w:lineRule="auto" w:line="276"/>
        <w:rPr>
          <w:rFonts w:ascii="Times New Roman" w:hAnsi="Times New Roman" w:cs="Times New Roman"/>
        </w:rPr>
      </w:pPr>
      <w:r>
        <w:rPr>
          <w:rFonts w:cs="Times New Roman" w:ascii="Times New Roman" w:hAnsi="Times New Roman"/>
          <w:b/>
        </w:rPr>
        <w:t xml:space="preserve">                </w:t>
      </w:r>
    </w:p>
    <w:p>
      <w:pPr>
        <w:pStyle w:val="Normal"/>
        <w:spacing w:lineRule="auto" w:line="276"/>
        <w:rPr>
          <w:rFonts w:ascii="Times New Roman" w:hAnsi="Times New Roman" w:cs="Times New Roman"/>
        </w:rPr>
      </w:pPr>
      <w:r>
        <w:rPr>
          <w:rFonts w:cs="Times New Roman" w:ascii="Times New Roman" w:hAnsi="Times New Roman"/>
          <w:b/>
        </w:rPr>
        <w:t xml:space="preserve">                  </w:t>
      </w:r>
      <w:r>
        <w:rPr>
          <w:rFonts w:cs="Times New Roman" w:ascii="Times New Roman" w:hAnsi="Times New Roman"/>
          <w:b/>
        </w:rPr>
        <w:t>2.</w:t>
      </w:r>
      <w:r>
        <w:rPr>
          <w:rFonts w:cs="Times New Roman" w:ascii="Times New Roman" w:hAnsi="Times New Roman"/>
          <w:b/>
          <w:color w:val="FFFFFF" w:themeColor="background1"/>
        </w:rPr>
        <w:t>.</w:t>
      </w:r>
      <w:r>
        <w:rPr>
          <w:rFonts w:cs="Times New Roman" w:ascii="Times New Roman" w:hAnsi="Times New Roman"/>
          <w:b/>
          <w:color w:val="000000" w:themeColor="text1"/>
        </w:rPr>
        <w:t>Réaction par PCR</w:t>
      </w:r>
      <w:r>
        <w:rPr>
          <w:rFonts w:cs="Times New Roman" w:ascii="Times New Roman" w:hAnsi="Times New Roman"/>
        </w:rPr>
        <w:t>…………………………………………………………………….17</w:t>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2.1. Préparation du mélange réactionnel</w:t>
      </w:r>
      <w:r>
        <w:rPr>
          <w:rFonts w:cs="Times New Roman" w:ascii="Times New Roman" w:hAnsi="Times New Roman"/>
          <w:sz w:val="21"/>
        </w:rPr>
        <w:t>…</w:t>
      </w:r>
      <w:r>
        <w:rPr>
          <w:rFonts w:cs="Times New Roman" w:ascii="Times New Roman" w:hAnsi="Times New Roman"/>
        </w:rPr>
        <w:t>…………………………………….……17</w:t>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2.2. La réaction PCR</w:t>
      </w:r>
      <w:r>
        <w:rPr>
          <w:rFonts w:cs="Times New Roman" w:ascii="Times New Roman" w:hAnsi="Times New Roman"/>
          <w:sz w:val="22"/>
        </w:rPr>
        <w:t>…</w:t>
      </w:r>
      <w:r>
        <w:rPr>
          <w:rFonts w:cs="Times New Roman" w:ascii="Times New Roman" w:hAnsi="Times New Roman"/>
        </w:rPr>
        <w:t>……………………………………………………………...17</w:t>
      </w:r>
    </w:p>
    <w:p>
      <w:pPr>
        <w:pStyle w:val="ListParagraph"/>
        <w:numPr>
          <w:ilvl w:val="1"/>
          <w:numId w:val="11"/>
        </w:numPr>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Reconstructions d’arbres phylogénétiques</w:t>
      </w:r>
      <w:r>
        <w:rPr>
          <w:rFonts w:cs="Times New Roman" w:ascii="Times New Roman" w:hAnsi="Times New Roman"/>
          <w:sz w:val="22"/>
        </w:rPr>
        <w:t>…</w:t>
      </w:r>
      <w:r>
        <w:rPr>
          <w:rFonts w:cs="Times New Roman" w:ascii="Times New Roman" w:hAnsi="Times New Roman"/>
          <w:sz w:val="21"/>
        </w:rPr>
        <w:t>…</w:t>
      </w:r>
      <w:r>
        <w:rPr>
          <w:rFonts w:cs="Times New Roman" w:ascii="Times New Roman" w:hAnsi="Times New Roman"/>
        </w:rPr>
        <w:t>…………………………….......18</w:t>
      </w:r>
    </w:p>
    <w:p>
      <w:pPr>
        <w:pStyle w:val="Normal"/>
        <w:spacing w:lineRule="auto" w:line="276"/>
        <w:ind w:left="1740" w:hanging="0"/>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cs="Times New Roman"/>
        </w:rPr>
      </w:pPr>
      <w:r>
        <w:rPr>
          <w:rFonts w:cs="Times New Roman" w:ascii="Times New Roman" w:hAnsi="Times New Roman"/>
          <w:b/>
        </w:rPr>
        <w:t xml:space="preserve">                  </w:t>
      </w:r>
      <w:r>
        <w:rPr>
          <w:rFonts w:cs="Times New Roman" w:ascii="Times New Roman" w:hAnsi="Times New Roman"/>
          <w:b/>
        </w:rPr>
        <w:t>3.</w:t>
      </w:r>
      <w:r>
        <w:rPr>
          <w:rFonts w:cs="Times New Roman" w:ascii="Times New Roman" w:hAnsi="Times New Roman"/>
          <w:color w:val="FFFFFF" w:themeColor="background1"/>
        </w:rPr>
        <w:t>.</w:t>
      </w:r>
      <w:r>
        <w:rPr>
          <w:rFonts w:cs="Times New Roman" w:ascii="Times New Roman" w:hAnsi="Times New Roman"/>
          <w:b/>
        </w:rPr>
        <w:t>Séquençage</w:t>
      </w:r>
      <w:r>
        <w:rPr>
          <w:rFonts w:cs="Times New Roman" w:ascii="Times New Roman" w:hAnsi="Times New Roman"/>
        </w:rPr>
        <w:t>……………………………………………………………………………18</w:t>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3.1. Préparation des ADNg</w:t>
      </w:r>
      <w:r>
        <w:rPr>
          <w:rFonts w:cs="Times New Roman" w:ascii="Times New Roman" w:hAnsi="Times New Roman"/>
          <w:sz w:val="22"/>
        </w:rPr>
        <w:t>…</w:t>
      </w:r>
      <w:r>
        <w:rPr>
          <w:rFonts w:cs="Times New Roman" w:ascii="Times New Roman" w:hAnsi="Times New Roman"/>
        </w:rPr>
        <w:t>……………………………………………………...18</w:t>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3.2. Tests PCR……………………………………………………………………..19</w:t>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3.3. Identification des souches</w:t>
      </w:r>
      <w:r>
        <w:rPr>
          <w:rFonts w:cs="Times New Roman" w:ascii="Times New Roman" w:hAnsi="Times New Roman"/>
          <w:sz w:val="22"/>
        </w:rPr>
        <w:t xml:space="preserve"> de </w:t>
      </w:r>
      <w:r>
        <w:rPr>
          <w:rFonts w:cs="Times New Roman" w:ascii="Times New Roman" w:hAnsi="Times New Roman"/>
          <w:i/>
          <w:sz w:val="22"/>
        </w:rPr>
        <w:t>C. gloeosporioides</w:t>
      </w:r>
      <w:r>
        <w:rPr>
          <w:rFonts w:cs="Times New Roman" w:ascii="Times New Roman" w:hAnsi="Times New Roman"/>
        </w:rPr>
        <w:t>………………………………..19</w:t>
      </w:r>
    </w:p>
    <w:p>
      <w:pPr>
        <w:pStyle w:val="Normal"/>
        <w:spacing w:lineRule="auto" w:line="276"/>
        <w:rPr>
          <w:rFonts w:ascii="Times New Roman" w:hAnsi="Times New Roman" w:cs="Times New Roman"/>
        </w:rPr>
      </w:pPr>
      <w:r>
        <w:rPr>
          <w:rFonts w:cs="Times New Roman" w:ascii="Times New Roman" w:hAnsi="Times New Roman"/>
        </w:rPr>
        <w:t xml:space="preserve">      </w:t>
      </w:r>
    </w:p>
    <w:p>
      <w:pPr>
        <w:pStyle w:val="Normal"/>
        <w:spacing w:lineRule="auto" w:line="276"/>
        <w:rPr>
          <w:rFonts w:ascii="Times New Roman" w:hAnsi="Times New Roman" w:cs="Times New Roman"/>
        </w:rPr>
      </w:pPr>
      <w:r>
        <w:rPr>
          <w:rFonts w:cs="Times New Roman" w:ascii="Times New Roman" w:hAnsi="Times New Roman"/>
          <w:b/>
        </w:rPr>
        <w:t xml:space="preserve">           </w:t>
      </w:r>
      <w:r>
        <w:rPr>
          <w:rFonts w:cs="Times New Roman" w:ascii="Times New Roman" w:hAnsi="Times New Roman"/>
          <w:b/>
        </w:rPr>
        <w:t>RÉSULTATS</w:t>
      </w:r>
      <w:r>
        <w:rPr>
          <w:rFonts w:cs="Times New Roman" w:ascii="Times New Roman" w:hAnsi="Times New Roman"/>
          <w:sz w:val="21"/>
        </w:rPr>
        <w:t>…</w:t>
      </w:r>
      <w:r>
        <w:rPr>
          <w:rFonts w:cs="Times New Roman" w:ascii="Times New Roman" w:hAnsi="Times New Roman"/>
        </w:rPr>
        <w:t>………………………………………………………………………………20</w:t>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Repiquage et mise en culture des souches fongiques…………………………….…20</w:t>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Extraction des ADNg et électrophorèse sur gel d’Agarose………………………....20</w:t>
      </w:r>
    </w:p>
    <w:p>
      <w:pPr>
        <w:pStyle w:val="Normal"/>
        <w:spacing w:lineRule="auto" w:line="276"/>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b/>
        </w:rPr>
        <w:t>1.</w:t>
      </w:r>
      <w:r>
        <w:rPr>
          <w:rFonts w:cs="Times New Roman" w:ascii="Times New Roman" w:hAnsi="Times New Roman"/>
          <w:b/>
          <w:color w:val="FFFFFF" w:themeColor="background1"/>
        </w:rPr>
        <w:t>.</w:t>
      </w:r>
      <w:r>
        <w:rPr>
          <w:rFonts w:cs="Times New Roman" w:ascii="Times New Roman" w:hAnsi="Times New Roman"/>
          <w:b/>
        </w:rPr>
        <w:t>Optimisation</w:t>
      </w:r>
      <w:r>
        <w:rPr>
          <w:rFonts w:cs="Times New Roman" w:ascii="Times New Roman" w:hAnsi="Times New Roman"/>
        </w:rPr>
        <w:t xml:space="preserve"> </w:t>
      </w:r>
      <w:r>
        <w:rPr>
          <w:rFonts w:cs="Times New Roman" w:ascii="Times New Roman" w:hAnsi="Times New Roman"/>
          <w:b/>
        </w:rPr>
        <w:t>du test de détection LAMP</w:t>
      </w:r>
      <w:r>
        <w:rPr>
          <w:rFonts w:cs="Times New Roman" w:ascii="Times New Roman" w:hAnsi="Times New Roman"/>
        </w:rPr>
        <w:t>……………………………………..…….21</w:t>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1.1.</w:t>
      </w:r>
      <w:r>
        <w:rPr>
          <w:rFonts w:cs="Times New Roman" w:ascii="Times New Roman" w:hAnsi="Times New Roman"/>
          <w:color w:val="FFFFFF" w:themeColor="background1"/>
        </w:rPr>
        <w:t>.</w:t>
      </w:r>
      <w:r>
        <w:rPr>
          <w:rFonts w:cs="Times New Roman" w:ascii="Times New Roman" w:hAnsi="Times New Roman"/>
        </w:rPr>
        <w:t>Dilutions et gradients de température……………………………….………….21</w:t>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1.2.</w:t>
      </w:r>
      <w:r>
        <w:rPr>
          <w:rFonts w:cs="Times New Roman" w:ascii="Times New Roman" w:hAnsi="Times New Roman"/>
          <w:color w:val="FFFFFF" w:themeColor="background1"/>
        </w:rPr>
        <w:t>.</w:t>
      </w:r>
      <w:r>
        <w:rPr>
          <w:rFonts w:cs="Times New Roman" w:ascii="Times New Roman" w:hAnsi="Times New Roman"/>
        </w:rPr>
        <w:t>Analyse des produits d’amplification LAMP…………………………….…….22</w:t>
      </w:r>
    </w:p>
    <w:p>
      <w:pPr>
        <w:pStyle w:val="Normal"/>
        <w:spacing w:lineRule="auto" w:line="276"/>
        <w:rPr>
          <w:rFonts w:ascii="Times New Roman" w:hAnsi="Times New Roman" w:cs="Times New Roman"/>
        </w:rPr>
      </w:pPr>
      <w:r>
        <w:rPr>
          <w:rFonts w:cs="Times New Roman" w:ascii="Times New Roman" w:hAnsi="Times New Roman"/>
        </w:rPr>
        <w:t xml:space="preserve">                </w:t>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b/>
        </w:rPr>
        <w:t>2.</w:t>
      </w:r>
      <w:r>
        <w:rPr>
          <w:rFonts w:cs="Times New Roman" w:ascii="Times New Roman" w:hAnsi="Times New Roman"/>
          <w:b/>
          <w:color w:val="FFFFFF" w:themeColor="background1"/>
        </w:rPr>
        <w:t>.</w:t>
      </w:r>
      <w:r>
        <w:rPr>
          <w:rFonts w:cs="Times New Roman" w:ascii="Times New Roman" w:hAnsi="Times New Roman"/>
          <w:b/>
        </w:rPr>
        <w:t>Réaction par PCR</w:t>
      </w:r>
      <w:r>
        <w:rPr>
          <w:rFonts w:cs="Times New Roman" w:ascii="Times New Roman" w:hAnsi="Times New Roman"/>
        </w:rPr>
        <w:t>………………………………………………………………….....23</w:t>
      </w:r>
    </w:p>
    <w:p>
      <w:pPr>
        <w:pStyle w:val="Normal"/>
        <w:spacing w:lineRule="auto" w:line="276"/>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b/>
        </w:rPr>
        <w:t>3.</w:t>
      </w:r>
      <w:r>
        <w:rPr>
          <w:rFonts w:cs="Times New Roman" w:ascii="Times New Roman" w:hAnsi="Times New Roman"/>
          <w:b/>
          <w:color w:val="FFFFFF" w:themeColor="background1"/>
        </w:rPr>
        <w:t>.</w:t>
      </w:r>
      <w:r>
        <w:rPr>
          <w:rFonts w:cs="Times New Roman" w:ascii="Times New Roman" w:hAnsi="Times New Roman"/>
          <w:b/>
        </w:rPr>
        <w:t>Séquençage</w:t>
      </w:r>
      <w:r>
        <w:rPr>
          <w:rFonts w:cs="Times New Roman" w:ascii="Times New Roman" w:hAnsi="Times New Roman"/>
        </w:rPr>
        <w:t>…………</w:t>
      </w:r>
      <w:r>
        <w:rPr>
          <w:rFonts w:cs="Times New Roman" w:ascii="Times New Roman" w:hAnsi="Times New Roman"/>
          <w:sz w:val="22"/>
        </w:rPr>
        <w:t>…</w:t>
      </w:r>
      <w:r>
        <w:rPr>
          <w:rFonts w:cs="Times New Roman" w:ascii="Times New Roman" w:hAnsi="Times New Roman"/>
        </w:rPr>
        <w:t>………………………………………………………………24</w:t>
      </w:r>
    </w:p>
    <w:p>
      <w:pPr>
        <w:pStyle w:val="Normal"/>
        <w:spacing w:lineRule="auto" w:line="276"/>
        <w:rPr>
          <w:rFonts w:ascii="Times New Roman" w:hAnsi="Times New Roman" w:cs="Times New Roman"/>
          <w:b/>
          <w:b/>
        </w:rPr>
      </w:pPr>
      <w:r>
        <w:rPr>
          <w:rFonts w:cs="Times New Roman" w:ascii="Times New Roman" w:hAnsi="Times New Roman"/>
          <w:b/>
        </w:rPr>
      </w:r>
    </w:p>
    <w:p>
      <w:pPr>
        <w:pStyle w:val="Normal"/>
        <w:spacing w:lineRule="auto" w:line="276"/>
        <w:rPr>
          <w:rFonts w:ascii="Times New Roman" w:hAnsi="Times New Roman" w:cs="Times New Roman"/>
        </w:rPr>
      </w:pPr>
      <w:r>
        <w:rPr>
          <w:rFonts w:cs="Times New Roman" w:ascii="Times New Roman" w:hAnsi="Times New Roman"/>
          <w:b/>
        </w:rPr>
        <w:t xml:space="preserve">           </w:t>
      </w:r>
      <w:r>
        <w:rPr>
          <w:rFonts w:cs="Times New Roman" w:ascii="Times New Roman" w:hAnsi="Times New Roman"/>
          <w:b/>
        </w:rPr>
        <w:t>DISCUSSION</w:t>
      </w:r>
      <w:r>
        <w:rPr>
          <w:rFonts w:cs="Times New Roman" w:ascii="Times New Roman" w:hAnsi="Times New Roman"/>
        </w:rPr>
        <w:t>..…………………………………………………………..…………………..25</w:t>
      </w:r>
    </w:p>
    <w:p>
      <w:pPr>
        <w:pStyle w:val="Normal"/>
        <w:spacing w:lineRule="auto" w:line="276"/>
        <w:ind w:left="360" w:hanging="0"/>
        <w:rPr>
          <w:rFonts w:ascii="Times New Roman" w:hAnsi="Times New Roman" w:cs="Times New Roman"/>
          <w:b/>
          <w:b/>
        </w:rPr>
      </w:pPr>
      <w:r>
        <w:rPr>
          <w:rFonts w:cs="Times New Roman" w:ascii="Times New Roman" w:hAnsi="Times New Roman"/>
          <w:b/>
        </w:rPr>
        <w:t xml:space="preserve">     </w:t>
      </w:r>
      <w:r>
        <w:rPr>
          <w:rFonts w:cs="Times New Roman" w:ascii="Times New Roman" w:hAnsi="Times New Roman"/>
          <w:b/>
        </w:rPr>
        <w:t>CONCLUSION ET PERSPECTIVES</w:t>
      </w:r>
      <w:r>
        <w:rPr>
          <w:rFonts w:cs="Times New Roman" w:ascii="Times New Roman" w:hAnsi="Times New Roman"/>
        </w:rPr>
        <w:t>………………….…………………..……………...29</w:t>
      </w:r>
    </w:p>
    <w:p>
      <w:pPr>
        <w:pStyle w:val="Normal"/>
        <w:spacing w:lineRule="auto" w:line="276"/>
        <w:rPr>
          <w:rFonts w:ascii="Times New Roman" w:hAnsi="Times New Roman" w:cs="Times New Roman"/>
          <w:b/>
          <w:b/>
        </w:rPr>
      </w:pPr>
      <w:r>
        <w:rPr>
          <w:rFonts w:cs="Times New Roman" w:ascii="Times New Roman" w:hAnsi="Times New Roman"/>
          <w:b/>
        </w:rPr>
        <w:t xml:space="preserve">           </w:t>
      </w:r>
      <w:r>
        <w:rPr>
          <w:rFonts w:cs="Times New Roman" w:ascii="Times New Roman" w:hAnsi="Times New Roman"/>
          <w:b/>
        </w:rPr>
        <w:t>RÉFÉRENCES BIBLIOGRAPHIQUES</w:t>
      </w:r>
      <w:r>
        <w:rPr>
          <w:rFonts w:cs="Times New Roman" w:ascii="Times New Roman" w:hAnsi="Times New Roman"/>
        </w:rPr>
        <w:t>…………………………………………...……...30</w:t>
      </w:r>
    </w:p>
    <w:p>
      <w:pPr>
        <w:pStyle w:val="Normal"/>
        <w:rPr>
          <w:rFonts w:ascii="Times New Roman" w:hAnsi="Times New Roman" w:cs="Times New Roman"/>
        </w:rPr>
      </w:pPr>
      <w:r>
        <w:rPr>
          <w:rFonts w:cs="Times New Roman" w:ascii="Times New Roman" w:hAnsi="Times New Roman"/>
          <w:b/>
        </w:rPr>
        <w:t xml:space="preserve">           </w:t>
      </w:r>
      <w:r>
        <w:rPr>
          <w:rFonts w:cs="Times New Roman" w:ascii="Times New Roman" w:hAnsi="Times New Roman"/>
          <w:b/>
        </w:rPr>
        <w:t>ANNEXES</w:t>
      </w:r>
      <w:r>
        <w:rPr>
          <w:rFonts w:cs="Times New Roman" w:ascii="Times New Roman" w:hAnsi="Times New Roman"/>
        </w:rPr>
        <w:t>…………………………………………………………………………………....32</w:t>
      </w:r>
    </w:p>
    <w:p>
      <w:pPr>
        <w:pStyle w:val="Normal"/>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cs="Times New Roman"/>
        </w:rPr>
      </w:pPr>
      <w:r>
        <w:rPr>
          <w:rFonts w:cs="Times New Roman" w:ascii="Times New Roman" w:hAnsi="Times New Roman"/>
        </w:rPr>
        <w:t>Abstract………………………………………………………………………………………............34</w:t>
      </w:r>
    </w:p>
    <w:p>
      <w:pPr>
        <w:pStyle w:val="Normal"/>
        <w:spacing w:lineRule="auto" w:line="276"/>
        <w:rPr>
          <w:rFonts w:ascii="Times New Roman" w:hAnsi="Times New Roman" w:cs="Times New Roman"/>
        </w:rPr>
      </w:pPr>
      <w:r>
        <w:rPr>
          <w:rFonts w:cs="Times New Roman" w:ascii="Times New Roman" w:hAnsi="Times New Roman"/>
        </w:rPr>
        <w:t>Résumé……………………………………………………………………………………………….35</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pBdr>
          <w:bottom w:val="single" w:sz="4" w:space="1" w:color="000000"/>
        </w:pBdr>
        <w:spacing w:lineRule="auto" w:line="276"/>
        <w:rPr>
          <w:rFonts w:ascii="Times New Roman" w:hAnsi="Times New Roman" w:cs="Times New Roman"/>
          <w:b/>
          <w:b/>
          <w:sz w:val="40"/>
        </w:rPr>
      </w:pPr>
      <w:r>
        <w:rPr>
          <w:rFonts w:cs="Times New Roman" w:ascii="Times New Roman" w:hAnsi="Times New Roman"/>
          <w:b/>
          <w:sz w:val="40"/>
        </w:rPr>
        <w:t xml:space="preserve">INTRODUCTION </w:t>
      </w:r>
    </w:p>
    <w:p>
      <w:pPr>
        <w:pStyle w:val="Normal"/>
        <w:spacing w:lineRule="auto" w:line="360"/>
        <w:rPr>
          <w:rFonts w:ascii="Times New Roman" w:hAnsi="Times New Roman" w:cs="Times New Roman"/>
          <w:sz w:val="10"/>
          <w:szCs w:val="10"/>
        </w:rPr>
      </w:pPr>
      <w:r>
        <w:rPr>
          <w:rFonts w:cs="Times New Roman" w:ascii="Times New Roman" w:hAnsi="Times New Roman"/>
          <w:sz w:val="10"/>
          <w:szCs w:val="10"/>
        </w:rPr>
      </w:r>
    </w:p>
    <w:p>
      <w:pPr>
        <w:pStyle w:val="Normal"/>
        <w:spacing w:lineRule="auto" w:line="360"/>
        <w:rPr>
          <w:rFonts w:ascii="Times New Roman" w:hAnsi="Times New Roman" w:cs="Times New Roman"/>
          <w:sz w:val="10"/>
          <w:szCs w:val="10"/>
        </w:rPr>
      </w:pPr>
      <w:r>
        <w:rPr>
          <w:rFonts w:cs="Times New Roman" w:ascii="Times New Roman" w:hAnsi="Times New Roman"/>
          <w:sz w:val="10"/>
          <w:szCs w:val="10"/>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firstLine="425"/>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Dans les régions tropicales et subtropicales, les plantes à racines et tubercules (manioc, patate douce, pomme de terre et igname) constituent des cultures alimentaires importantes. Parmi ces plantes, l’igname (</w:t>
      </w:r>
      <w:r>
        <w:rPr>
          <w:rFonts w:cs="Times New Roman" w:ascii="Times New Roman" w:hAnsi="Times New Roman"/>
          <w:i/>
        </w:rPr>
        <w:t xml:space="preserve">Dioscorea </w:t>
      </w:r>
      <w:r>
        <w:rPr>
          <w:rFonts w:cs="Times New Roman" w:ascii="Times New Roman" w:hAnsi="Times New Roman"/>
        </w:rPr>
        <w:t>spp.), vient en quatrième position avec une production mondiale de 71 millions de tonnes en 2017 (base de données FAOStat</w:t>
      </w:r>
      <w:r>
        <w:rPr>
          <w:rStyle w:val="FootnoteAnchor"/>
          <w:rFonts w:cs="Times New Roman" w:ascii="Times New Roman" w:hAnsi="Times New Roman"/>
        </w:rPr>
        <w:footnoteReference w:id="2"/>
      </w:r>
      <w:r>
        <w:rPr>
          <w:rFonts w:cs="Times New Roman" w:ascii="Times New Roman" w:hAnsi="Times New Roman"/>
        </w:rPr>
        <w:t>, 2019).</w:t>
      </w:r>
    </w:p>
    <w:p>
      <w:pPr>
        <w:pStyle w:val="Normal"/>
        <w:spacing w:lineRule="auto" w:line="360"/>
        <w:jc w:val="both"/>
        <w:rPr>
          <w:rFonts w:ascii="Times New Roman" w:hAnsi="Times New Roman" w:cs="Times New Roman"/>
        </w:rPr>
      </w:pPr>
      <w:r>
        <w:rPr>
          <w:rFonts w:cs="Times New Roman" w:ascii="Times New Roman" w:hAnsi="Times New Roman"/>
        </w:rPr>
        <w:t xml:space="preserve">En Guadeloupe, l’igname </w:t>
      </w:r>
      <w:r>
        <w:rPr>
          <w:rFonts w:cs="Times New Roman" w:ascii="Times New Roman" w:hAnsi="Times New Roman"/>
          <w:i/>
        </w:rPr>
        <w:t>Dioscorea</w:t>
      </w:r>
      <w:r>
        <w:rPr>
          <w:rFonts w:cs="Times New Roman" w:ascii="Times New Roman" w:hAnsi="Times New Roman"/>
        </w:rPr>
        <w:t xml:space="preserve"> spp. est la troisième plante d’importance après la canne à sucre et la banane, et la première culture vivrière avec une production s’élevant à 3425 tonnes en 2018 (FAOStat, 2019). </w:t>
      </w:r>
      <w:r>
        <w:rPr>
          <w:rFonts w:cs="Times New Roman" w:ascii="Times New Roman" w:hAnsi="Times New Roman"/>
          <w:color w:val="000000" w:themeColor="text1"/>
        </w:rPr>
        <w:t xml:space="preserve">Cependant, le rendement de certaines parcelles a fortement diminué depuis l’apparition des premières grosses épidémies d’anthracnose, causées par des champignons du genre </w:t>
      </w:r>
      <w:r>
        <w:rPr>
          <w:rFonts w:cs="Times New Roman" w:ascii="Times New Roman" w:hAnsi="Times New Roman"/>
          <w:i/>
          <w:color w:val="000000" w:themeColor="text1"/>
        </w:rPr>
        <w:t xml:space="preserve">Colletotrichum </w:t>
      </w:r>
      <w:r>
        <w:rPr>
          <w:rFonts w:cs="Times New Roman" w:ascii="Times New Roman" w:hAnsi="Times New Roman"/>
          <w:color w:val="000000" w:themeColor="text1"/>
        </w:rPr>
        <w:t xml:space="preserve">spp, qui ont eu lieu dans les années 70 (Fournet et </w:t>
      </w:r>
      <w:r>
        <w:rPr>
          <w:rFonts w:cs="Times New Roman" w:ascii="Times New Roman" w:hAnsi="Times New Roman"/>
          <w:i/>
          <w:color w:val="000000" w:themeColor="text1"/>
        </w:rPr>
        <w:t>al.</w:t>
      </w:r>
      <w:r>
        <w:rPr>
          <w:rFonts w:cs="Times New Roman" w:ascii="Times New Roman" w:hAnsi="Times New Roman"/>
          <w:color w:val="000000" w:themeColor="text1"/>
        </w:rPr>
        <w:t>, 1975). Les champignons </w:t>
      </w:r>
      <w:r>
        <w:rPr>
          <w:rFonts w:cs="Times New Roman" w:ascii="Times New Roman" w:hAnsi="Times New Roman"/>
          <w:i/>
          <w:color w:val="000000" w:themeColor="text1"/>
        </w:rPr>
        <w:t>C. gloeosporioides</w:t>
      </w:r>
      <w:r>
        <w:rPr>
          <w:rFonts w:cs="Times New Roman" w:ascii="Times New Roman" w:hAnsi="Times New Roman"/>
          <w:color w:val="000000" w:themeColor="text1"/>
        </w:rPr>
        <w:t xml:space="preserve">, appartenant au genre </w:t>
      </w:r>
      <w:r>
        <w:rPr>
          <w:rFonts w:cs="Times New Roman" w:ascii="Times New Roman" w:hAnsi="Times New Roman"/>
          <w:i/>
          <w:color w:val="000000" w:themeColor="text1"/>
        </w:rPr>
        <w:t>Colletotrichum</w:t>
      </w:r>
      <w:r>
        <w:rPr>
          <w:rFonts w:cs="Times New Roman" w:ascii="Times New Roman" w:hAnsi="Times New Roman"/>
          <w:color w:val="000000" w:themeColor="text1"/>
        </w:rPr>
        <w:t xml:space="preserve"> et reconnus comme principaux responsables de l’anthracnose, sont un complexe d’espèces dont la taxonomie est encore relativement confuse (Abang et </w:t>
      </w:r>
      <w:r>
        <w:rPr>
          <w:rFonts w:cs="Times New Roman" w:ascii="Times New Roman" w:hAnsi="Times New Roman"/>
          <w:i/>
          <w:color w:val="000000" w:themeColor="text1"/>
        </w:rPr>
        <w:t>al.</w:t>
      </w:r>
      <w:r>
        <w:rPr>
          <w:rFonts w:cs="Times New Roman" w:ascii="Times New Roman" w:hAnsi="Times New Roman"/>
          <w:color w:val="000000" w:themeColor="text1"/>
        </w:rPr>
        <w:t xml:space="preserve">, 2002 ; Weir et </w:t>
      </w:r>
      <w:r>
        <w:rPr>
          <w:rFonts w:cs="Times New Roman" w:ascii="Times New Roman" w:hAnsi="Times New Roman"/>
          <w:i/>
          <w:color w:val="000000" w:themeColor="text1"/>
        </w:rPr>
        <w:t>al.</w:t>
      </w:r>
      <w:r>
        <w:rPr>
          <w:rFonts w:cs="Times New Roman" w:ascii="Times New Roman" w:hAnsi="Times New Roman"/>
          <w:color w:val="000000" w:themeColor="text1"/>
        </w:rPr>
        <w:t xml:space="preserve">, 2012). Des recherches préalablement effectuées au sein d’INRAE ont pu mettre en évidence que les souches présentes en Guadeloupe sont apparentées à l’espèce </w:t>
      </w:r>
      <w:r>
        <w:rPr>
          <w:rFonts w:cs="Times New Roman" w:ascii="Times New Roman" w:hAnsi="Times New Roman"/>
          <w:i/>
          <w:color w:val="000000" w:themeColor="text1"/>
        </w:rPr>
        <w:t>C. alatae</w:t>
      </w:r>
      <w:r>
        <w:rPr>
          <w:rFonts w:cs="Times New Roman" w:ascii="Times New Roman" w:hAnsi="Times New Roman"/>
          <w:color w:val="000000" w:themeColor="text1"/>
        </w:rPr>
        <w:t xml:space="preserve">. </w:t>
      </w:r>
      <w:r>
        <w:rPr>
          <w:rFonts w:cs="Times New Roman" w:ascii="Times New Roman" w:hAnsi="Times New Roman"/>
        </w:rPr>
        <w:t xml:space="preserve">L’objectif des travaux de recherche présentés dans ce mémoire est dans un premier temps, d’obtenir de nouvelles séquences pour les locus ApMat et ITS, afin de confirmer le statut de l’espèce des souches en Guadeloupe et, dans un second temps, il s’agira ensuite d’améliorer le protocole de la technique d’amplification isothermale (LAMP) mise en place récemment au sein de l’équipe et d’en tester la fiabilité et la sensibilité. Et pour finir, détecter la présence de spores de </w:t>
      </w:r>
      <w:r>
        <w:rPr>
          <w:rFonts w:cs="Times New Roman" w:ascii="Times New Roman" w:hAnsi="Times New Roman"/>
          <w:i/>
        </w:rPr>
        <w:t>C. gloeosporioides</w:t>
      </w:r>
      <w:r>
        <w:rPr>
          <w:rFonts w:cs="Times New Roman" w:ascii="Times New Roman" w:hAnsi="Times New Roman"/>
        </w:rPr>
        <w:t xml:space="preserve"> dans l’environnement.</w:t>
      </w:r>
    </w:p>
    <w:p>
      <w:pPr>
        <w:pStyle w:val="Normal"/>
        <w:spacing w:lineRule="auto" w:line="360"/>
        <w:rPr>
          <w:rFonts w:ascii="Times New Roman" w:hAnsi="Times New Roman" w:cs="Times New Roman"/>
          <w:highlight w:val="yellow"/>
        </w:rPr>
      </w:pPr>
      <w:r>
        <w:rPr>
          <w:rFonts w:cs="Times New Roman" w:ascii="Times New Roman" w:hAnsi="Times New Roman"/>
          <w:highlight w:val="yellow"/>
        </w:rPr>
      </w:r>
    </w:p>
    <w:p>
      <w:pPr>
        <w:pStyle w:val="ListParagraph"/>
        <w:numPr>
          <w:ilvl w:val="0"/>
          <w:numId w:val="8"/>
        </w:numPr>
        <w:spacing w:lineRule="auto" w:line="360"/>
        <w:rPr>
          <w:rFonts w:ascii="Times New Roman" w:hAnsi="Times New Roman" w:cs="Times New Roman"/>
          <w:b/>
          <w:b/>
          <w:sz w:val="28"/>
        </w:rPr>
      </w:pPr>
      <w:r>
        <w:rPr>
          <w:rFonts w:cs="Times New Roman" w:ascii="Times New Roman" w:hAnsi="Times New Roman"/>
          <w:b/>
          <w:sz w:val="28"/>
        </w:rPr>
        <w:t xml:space="preserve">L’igname </w:t>
      </w:r>
      <w:r>
        <w:rPr>
          <w:rFonts w:cs="Times New Roman" w:ascii="Times New Roman" w:hAnsi="Times New Roman"/>
          <w:b/>
          <w:i/>
          <w:sz w:val="28"/>
        </w:rPr>
        <w:t>Dioscorea</w:t>
      </w:r>
      <w:r>
        <w:rPr>
          <w:rFonts w:cs="Times New Roman" w:ascii="Times New Roman" w:hAnsi="Times New Roman"/>
          <w:b/>
          <w:sz w:val="28"/>
        </w:rPr>
        <w:t xml:space="preserve"> spp. </w:t>
      </w:r>
    </w:p>
    <w:p>
      <w:pPr>
        <w:pStyle w:val="Normal"/>
        <w:spacing w:lineRule="auto" w:line="360"/>
        <w:jc w:val="both"/>
        <w:rPr>
          <w:rFonts w:ascii="Times" w:hAnsi="Times"/>
          <w:color w:val="000000"/>
          <w:highlight w:val="green"/>
        </w:rPr>
      </w:pPr>
      <w:r>
        <w:rPr>
          <w:rFonts w:ascii="Times" w:hAnsi="Times"/>
          <w:color w:val="000000"/>
          <w:highlight w:val="green"/>
        </w:rPr>
      </w:r>
    </w:p>
    <w:p>
      <w:pPr>
        <w:pStyle w:val="Normal"/>
        <w:spacing w:lineRule="auto" w:line="360"/>
        <w:jc w:val="both"/>
        <w:rPr>
          <w:rFonts w:ascii="Times New Roman" w:hAnsi="Times New Roman" w:eastAsia="Times New Roman" w:cs="Times New Roman"/>
          <w:lang w:eastAsia="fr-FR"/>
        </w:rPr>
      </w:pPr>
      <w:r>
        <w:rPr>
          <w:rFonts w:eastAsia="Times New Roman" w:cs="Times New Roman" w:ascii="Times New Roman" w:hAnsi="Times New Roman"/>
          <w:lang w:eastAsia="fr-FR"/>
        </w:rPr>
        <w:t xml:space="preserve">                </w:t>
      </w:r>
      <w:r>
        <w:rPr>
          <w:rFonts w:eastAsia="Times New Roman" w:cs="Times New Roman" w:ascii="Times New Roman" w:hAnsi="Times New Roman"/>
          <w:lang w:eastAsia="fr-FR"/>
        </w:rPr>
        <w:t xml:space="preserve">L’igname </w:t>
      </w:r>
      <w:r>
        <w:rPr>
          <w:rFonts w:eastAsia="Times New Roman" w:cs="Times New Roman" w:ascii="Times New Roman" w:hAnsi="Times New Roman"/>
          <w:i/>
          <w:lang w:eastAsia="fr-FR"/>
        </w:rPr>
        <w:t>Dioscorea</w:t>
      </w:r>
      <w:r>
        <w:rPr>
          <w:rFonts w:eastAsia="Times New Roman" w:cs="Times New Roman" w:ascii="Times New Roman" w:hAnsi="Times New Roman"/>
          <w:lang w:eastAsia="fr-FR"/>
        </w:rPr>
        <w:t xml:space="preserve"> spp. est une plante à racines et tubercules essentiellement tropicale dont la germination nécessite des températures élevées (Adifon et </w:t>
      </w:r>
      <w:r>
        <w:rPr>
          <w:rFonts w:eastAsia="Times New Roman" w:cs="Times New Roman" w:ascii="Times New Roman" w:hAnsi="Times New Roman"/>
          <w:i/>
          <w:lang w:eastAsia="fr-FR"/>
        </w:rPr>
        <w:t>al.</w:t>
      </w:r>
      <w:r>
        <w:rPr>
          <w:rFonts w:eastAsia="Times New Roman" w:cs="Times New Roman" w:ascii="Times New Roman" w:hAnsi="Times New Roman"/>
          <w:lang w:eastAsia="fr-FR"/>
        </w:rPr>
        <w:t xml:space="preserve">, 2019). Le tubercule, de forme et de taille variable selon la variété, est un organe de réserves généralement riche en amidon et en fibres. Bien qu’il soit aussi considéré comme une source de glucides, le tubercule contient des vitamines et des minéraux importants, ainsi que des protéines et des antioxydants (polyphénols) lui conférant des bienfaits sur la santé (Degras, 1986). </w:t>
      </w:r>
    </w:p>
    <w:p>
      <w:pPr>
        <w:pStyle w:val="Normal"/>
        <w:spacing w:lineRule="auto" w:line="360"/>
        <w:jc w:val="both"/>
        <w:rPr>
          <w:rFonts w:ascii="Times New Roman" w:hAnsi="Times New Roman" w:eastAsia="Times New Roman" w:cs="Times New Roman"/>
          <w:lang w:eastAsia="fr-FR"/>
        </w:rPr>
      </w:pPr>
      <w:r>
        <w:rPr>
          <w:rFonts w:eastAsia="Times New Roman" w:cs="Times New Roman" w:ascii="Times New Roman" w:hAnsi="Times New Roman"/>
          <w:lang w:eastAsia="fr-FR"/>
        </w:rPr>
      </w:r>
    </w:p>
    <w:p>
      <w:pPr>
        <w:pStyle w:val="Normal"/>
        <w:spacing w:lineRule="auto" w:line="360"/>
        <w:jc w:val="both"/>
        <w:rPr>
          <w:rFonts w:ascii="Times New Roman" w:hAnsi="Times New Roman" w:cs="Times New Roman"/>
          <w:b/>
          <w:b/>
          <w:u w:val="single"/>
        </w:rPr>
      </w:pPr>
      <w:r>
        <w:rPr>
          <w:rFonts w:cs="Times New Roman" w:ascii="Times New Roman" w:hAnsi="Times New Roman"/>
          <w:b/>
        </w:rPr>
        <w:t xml:space="preserve">                </w:t>
      </w:r>
      <w:r>
        <w:rPr>
          <w:rFonts w:cs="Times New Roman" w:ascii="Times New Roman" w:hAnsi="Times New Roman"/>
          <w:b/>
        </w:rPr>
        <w:t xml:space="preserve">1.1. </w:t>
      </w:r>
      <w:r>
        <w:rPr>
          <w:rFonts w:cs="Times New Roman" w:ascii="Times New Roman" w:hAnsi="Times New Roman"/>
          <w:b/>
          <w:u w:val="single"/>
        </w:rPr>
        <w:t xml:space="preserve">Origine et taxonomie </w:t>
      </w:r>
    </w:p>
    <w:p>
      <w:pPr>
        <w:pStyle w:val="Normal"/>
        <w:spacing w:lineRule="auto" w:line="276"/>
        <w:jc w:val="both"/>
        <w:rPr>
          <w:rFonts w:ascii="Times New Roman" w:hAnsi="Times New Roman" w:cs="Times New Roman"/>
        </w:rPr>
      </w:pPr>
      <w:r>
        <w:rPr>
          <w:rFonts w:cs="Times New Roman" w:ascii="Times New Roman" w:hAnsi="Times New Roman"/>
        </w:rPr>
        <w:t xml:space="preserve">                </w:t>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Les ignames sont classées dans le genre </w:t>
      </w:r>
      <w:r>
        <w:rPr>
          <w:rFonts w:cs="Times New Roman" w:ascii="Times New Roman" w:hAnsi="Times New Roman"/>
          <w:i/>
        </w:rPr>
        <w:t>Dioscorea</w:t>
      </w:r>
      <w:r>
        <w:rPr>
          <w:rFonts w:cs="Times New Roman" w:ascii="Times New Roman" w:hAnsi="Times New Roman"/>
        </w:rPr>
        <w:t xml:space="preserve">, genre le plus important de la famille des </w:t>
      </w:r>
      <w:r>
        <w:rPr>
          <w:rFonts w:cs="Times New Roman" w:ascii="Times New Roman" w:hAnsi="Times New Roman"/>
          <w:i/>
        </w:rPr>
        <w:t>Dioscoreaceae</w:t>
      </w:r>
      <w:r>
        <w:rPr>
          <w:rFonts w:cs="Times New Roman" w:ascii="Times New Roman" w:hAnsi="Times New Roman"/>
        </w:rPr>
        <w:t xml:space="preserve">. En dépit de certaines caractéristiques semblables aux Dicotylédones, ces plantes sont classées parmi les Monocotylédones (Orkwor, 1998). Il est généralement reconnu que le genre </w:t>
      </w:r>
      <w:r>
        <w:rPr>
          <w:rFonts w:cs="Times New Roman" w:ascii="Times New Roman" w:hAnsi="Times New Roman"/>
          <w:i/>
        </w:rPr>
        <w:t>Dioscorea</w:t>
      </w:r>
      <w:r>
        <w:rPr>
          <w:rFonts w:cs="Times New Roman" w:ascii="Times New Roman" w:hAnsi="Times New Roman"/>
        </w:rPr>
        <w:t xml:space="preserve"> regroupe plus de 600 espèces, parmi lesquelles les espèces comestibles cultivées les plus importantes sont peu nombreuses (FAOStat). </w:t>
      </w:r>
      <w:r>
        <w:rPr>
          <w:rFonts w:ascii="Times" w:hAnsi="Times"/>
          <w:color w:val="000000"/>
        </w:rPr>
        <w:t xml:space="preserve">On distingue trois centres d’origine des ignames </w:t>
      </w:r>
      <w:r>
        <w:rPr>
          <w:rFonts w:ascii="Times" w:hAnsi="Times"/>
          <w:i/>
          <w:color w:val="000000"/>
        </w:rPr>
        <w:t>Dioscorea</w:t>
      </w:r>
      <w:r>
        <w:rPr>
          <w:rFonts w:ascii="Times" w:hAnsi="Times"/>
          <w:color w:val="000000"/>
        </w:rPr>
        <w:t xml:space="preserve"> qui ont évolué séparément sous un climat tropical et subtropical. Le premier, situé en Asie du Sud-Est, est le centre de la domestication des espèces </w:t>
      </w:r>
      <w:r>
        <w:rPr>
          <w:rFonts w:ascii="Times" w:hAnsi="Times"/>
          <w:i/>
          <w:color w:val="000000"/>
        </w:rPr>
        <w:t>D. alata</w:t>
      </w:r>
      <w:r>
        <w:rPr>
          <w:rFonts w:ascii="Times" w:hAnsi="Times"/>
          <w:color w:val="000000"/>
        </w:rPr>
        <w:t xml:space="preserve"> et </w:t>
      </w:r>
      <w:r>
        <w:rPr>
          <w:rFonts w:ascii="Times" w:hAnsi="Times"/>
          <w:i/>
          <w:color w:val="000000"/>
        </w:rPr>
        <w:t>D. esculenta</w:t>
      </w:r>
      <w:r>
        <w:rPr>
          <w:rFonts w:ascii="Times" w:hAnsi="Times"/>
          <w:color w:val="000000"/>
        </w:rPr>
        <w:t xml:space="preserve"> (Orkwor, 1998). L’Afrique de l’Ouest est le deuxième centre d’origine des</w:t>
      </w:r>
      <w:r>
        <w:rPr>
          <w:rFonts w:ascii="Times" w:hAnsi="Times"/>
          <w:i/>
          <w:color w:val="000000"/>
        </w:rPr>
        <w:t xml:space="preserve"> Dioscorea</w:t>
      </w:r>
      <w:r>
        <w:rPr>
          <w:rFonts w:ascii="Times" w:hAnsi="Times"/>
          <w:color w:val="000000"/>
        </w:rPr>
        <w:t xml:space="preserve"> où les espèces </w:t>
      </w:r>
      <w:r>
        <w:rPr>
          <w:rFonts w:ascii="Times" w:hAnsi="Times"/>
          <w:i/>
          <w:color w:val="000000"/>
        </w:rPr>
        <w:t xml:space="preserve">D. cayenensis </w:t>
      </w:r>
      <w:r>
        <w:rPr>
          <w:rFonts w:ascii="Times" w:hAnsi="Times"/>
          <w:color w:val="000000"/>
        </w:rPr>
        <w:t>et</w:t>
      </w:r>
      <w:r>
        <w:rPr>
          <w:rFonts w:ascii="Times" w:hAnsi="Times"/>
          <w:i/>
          <w:color w:val="000000"/>
        </w:rPr>
        <w:t xml:space="preserve"> D. rotundata</w:t>
      </w:r>
      <w:r>
        <w:rPr>
          <w:rFonts w:ascii="Times" w:hAnsi="Times"/>
          <w:color w:val="000000"/>
        </w:rPr>
        <w:t xml:space="preserve">, dont le statut taxonomique officiel reste sous forme de complexe d’espèces </w:t>
      </w:r>
      <w:r>
        <w:rPr>
          <w:rFonts w:ascii="Times" w:hAnsi="Times"/>
          <w:i/>
          <w:color w:val="000000"/>
        </w:rPr>
        <w:t>D. cayenensis-rotundata</w:t>
      </w:r>
      <w:r>
        <w:rPr>
          <w:rFonts w:ascii="Times" w:hAnsi="Times"/>
          <w:color w:val="000000"/>
        </w:rPr>
        <w:t xml:space="preserve">, furent domestiquées. Et le troisième centre d’origine est celui de l’espèce </w:t>
      </w:r>
      <w:r>
        <w:rPr>
          <w:rFonts w:ascii="Times" w:hAnsi="Times"/>
          <w:i/>
          <w:color w:val="000000"/>
        </w:rPr>
        <w:t>D. trifida</w:t>
      </w:r>
      <w:r>
        <w:rPr>
          <w:rFonts w:ascii="Times" w:hAnsi="Times"/>
          <w:color w:val="000000"/>
        </w:rPr>
        <w:t xml:space="preserve"> qui se serait différenciée en Amérique du Sud (Coursey, 1976). </w:t>
      </w:r>
    </w:p>
    <w:p>
      <w:pPr>
        <w:pStyle w:val="Normal"/>
        <w:spacing w:lineRule="auto" w:line="360"/>
        <w:jc w:val="both"/>
        <w:rPr>
          <w:rFonts w:ascii="Times" w:hAnsi="Times"/>
          <w:color w:val="000000"/>
        </w:rPr>
      </w:pPr>
      <w:r>
        <w:rPr>
          <w:rFonts w:ascii="Times" w:hAnsi="Times"/>
          <w:color w:val="000000"/>
        </w:rPr>
      </w:r>
    </w:p>
    <w:p>
      <w:pPr>
        <w:pStyle w:val="Normal"/>
        <w:spacing w:lineRule="auto" w:line="360"/>
        <w:jc w:val="both"/>
        <w:rPr>
          <w:rFonts w:ascii="Times" w:hAnsi="Times"/>
          <w:b/>
          <w:b/>
          <w:color w:val="000000"/>
          <w:u w:val="single"/>
        </w:rPr>
      </w:pPr>
      <w:r>
        <w:rPr>
          <w:rFonts w:ascii="Times" w:hAnsi="Times"/>
          <w:color w:val="000000"/>
        </w:rPr>
        <w:t xml:space="preserve">                </w:t>
      </w:r>
      <w:r>
        <w:rPr>
          <w:rFonts w:ascii="Times" w:hAnsi="Times"/>
          <w:b/>
          <w:color w:val="000000"/>
        </w:rPr>
        <w:t xml:space="preserve">1.2.  </w:t>
      </w:r>
      <w:r>
        <w:rPr>
          <w:rFonts w:ascii="Times" w:hAnsi="Times"/>
          <w:b/>
          <w:color w:val="000000"/>
          <w:u w:val="single"/>
        </w:rPr>
        <w:t xml:space="preserve">Production agricole dans le monde et aux Antilles françaises </w:t>
      </w:r>
    </w:p>
    <w:p>
      <w:pPr>
        <w:pStyle w:val="Normal"/>
        <w:spacing w:lineRule="auto" w:line="276"/>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L’igname </w:t>
      </w:r>
      <w:r>
        <w:rPr>
          <w:rFonts w:cs="Times New Roman" w:ascii="Times New Roman" w:hAnsi="Times New Roman"/>
          <w:i/>
        </w:rPr>
        <w:t xml:space="preserve">Dioscorea </w:t>
      </w:r>
      <w:r>
        <w:rPr>
          <w:rFonts w:cs="Times New Roman" w:ascii="Times New Roman" w:hAnsi="Times New Roman"/>
        </w:rPr>
        <w:t xml:space="preserve">spp. est la quatrième plante à racines et tubercules la plus cultivée dans les régions tropicales et subtropicales du globe (FAO ; données INRAE). L’Afrique est le premier producteur d’ignames, toutes espèces confondues, avec une production représentant près de 93% du total mondial, dont 70% proviennent du Nigéria, l’un des principaux pays producteurs d’ignames formant la « Yam belt » (« Ceinture de l’igname ») avec le Ghana, la Côte d’Ivoire, le Bénin et le Togo (Adifon et </w:t>
      </w:r>
      <w:r>
        <w:rPr>
          <w:rFonts w:cs="Times New Roman" w:ascii="Times New Roman" w:hAnsi="Times New Roman"/>
          <w:i/>
        </w:rPr>
        <w:t>al.</w:t>
      </w:r>
      <w:r>
        <w:rPr>
          <w:rFonts w:cs="Times New Roman" w:ascii="Times New Roman" w:hAnsi="Times New Roman"/>
        </w:rPr>
        <w:t xml:space="preserve">, 2019 ; Andres et </w:t>
      </w:r>
      <w:r>
        <w:rPr>
          <w:rFonts w:cs="Times New Roman" w:ascii="Times New Roman" w:hAnsi="Times New Roman"/>
          <w:i/>
        </w:rPr>
        <w:t>al</w:t>
      </w:r>
      <w:r>
        <w:rPr>
          <w:rFonts w:cs="Times New Roman" w:ascii="Times New Roman" w:hAnsi="Times New Roman"/>
        </w:rPr>
        <w:t xml:space="preserve">., 2917 ; FAOStat 2019). </w:t>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Du côté des îles françaises de l’arc Antillais, la production d’igname est mineure à l’échelle mondiale, mais reste néanmoins importante pour l’économie locale. En Guadeloupe, </w:t>
      </w:r>
      <w:r>
        <w:rPr>
          <w:rFonts w:cs="Times New Roman" w:ascii="Times New Roman" w:hAnsi="Times New Roman"/>
          <w:color w:val="222222"/>
        </w:rPr>
        <w:t xml:space="preserve">environ 25% des agriculteurs cultivent l'igname. En terme de surface agricole, l’igname est la troisième plante d'importance pour la Guadeloupe, après la canne à sucre et la banane qui sont surtout des cultures d’exportation, et par ailleurs la première culture vivrière avec une production de 3425 tonnes en 2018 (FAOStat 2019 ; données INRAE 2015). Elle constitue donc un enjeu majeur en terme d'autosuffisance alimentaire. </w:t>
      </w:r>
      <w:r>
        <w:rPr>
          <w:rFonts w:cs="Times New Roman" w:ascii="Times New Roman" w:hAnsi="Times New Roman"/>
        </w:rPr>
        <w:t xml:space="preserve">Cependant, outre des contraintes d’ordre agronomique, cette production est en constante diminution depuis le début des années 70 à cause des premières grosses épidémies d’anthracnose, une maladie fongique causée par les champignons du genre </w:t>
      </w:r>
      <w:r>
        <w:rPr>
          <w:rFonts w:cs="Times New Roman" w:ascii="Times New Roman" w:hAnsi="Times New Roman"/>
          <w:i/>
        </w:rPr>
        <w:t>Colletotrichum</w:t>
      </w:r>
      <w:r>
        <w:rPr>
          <w:rFonts w:cs="Times New Roman" w:ascii="Times New Roman" w:hAnsi="Times New Roman"/>
        </w:rPr>
        <w:t xml:space="preserve"> et provoquant une diminution du rendement de 50 à 90%. L’utilisation massive de fongicides dans les années 90 provoqua l’apparition de souches résistantes rendant ainsi difficile l’éradication de l’anthracnose </w:t>
      </w:r>
      <w:r>
        <w:rPr>
          <w:rFonts w:cs="Times New Roman" w:ascii="Times New Roman" w:hAnsi="Times New Roman"/>
          <w:color w:val="222222"/>
        </w:rPr>
        <w:t>(données INRAE, 2015)</w:t>
      </w:r>
      <w:r>
        <w:rPr>
          <w:rFonts w:cs="Times New Roman" w:ascii="Times New Roman" w:hAnsi="Times New Roman"/>
        </w:rPr>
        <w:t xml:space="preserve">. </w:t>
      </w:r>
    </w:p>
    <w:p>
      <w:pPr>
        <w:pStyle w:val="ListParagraph"/>
        <w:numPr>
          <w:ilvl w:val="1"/>
          <w:numId w:val="8"/>
        </w:numPr>
        <w:spacing w:lineRule="auto" w:line="360"/>
        <w:jc w:val="both"/>
        <w:rPr>
          <w:rFonts w:ascii="Times New Roman" w:hAnsi="Times New Roman" w:cs="Times New Roman"/>
          <w:b/>
          <w:b/>
          <w:u w:val="single"/>
        </w:rPr>
      </w:pPr>
      <w:r>
        <w:rPr>
          <w:rFonts w:cs="Times New Roman" w:ascii="Times New Roman" w:hAnsi="Times New Roman"/>
          <w:b/>
        </w:rPr>
        <w:t xml:space="preserve"> </w:t>
      </w:r>
      <w:r>
        <w:rPr>
          <w:rFonts w:cs="Times New Roman" w:ascii="Times New Roman" w:hAnsi="Times New Roman"/>
          <w:b/>
          <w:u w:val="single"/>
        </w:rPr>
        <w:t xml:space="preserve">L’igname </w:t>
      </w:r>
      <w:r>
        <w:rPr>
          <w:rFonts w:cs="Times New Roman" w:ascii="Times New Roman" w:hAnsi="Times New Roman"/>
          <w:b/>
          <w:i/>
          <w:u w:val="single"/>
        </w:rPr>
        <w:t>Dioscorea alata</w:t>
      </w:r>
    </w:p>
    <w:p>
      <w:pPr>
        <w:pStyle w:val="ListParagraph"/>
        <w:spacing w:lineRule="auto" w:line="360"/>
        <w:ind w:left="1320" w:hanging="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Aux Antilles françaises, les trois principales espèces d’ignames cultivées sont </w:t>
      </w:r>
      <w:r>
        <w:rPr>
          <w:rFonts w:cs="Times New Roman" w:ascii="Times New Roman" w:hAnsi="Times New Roman"/>
          <w:i/>
        </w:rPr>
        <w:t xml:space="preserve">D. alata </w:t>
      </w:r>
      <w:r>
        <w:rPr>
          <w:rFonts w:cs="Times New Roman" w:ascii="Times New Roman" w:hAnsi="Times New Roman"/>
        </w:rPr>
        <w:t xml:space="preserve">(possédant de nombreuses variétés selon la forme de ses tubercules), </w:t>
      </w:r>
      <w:r>
        <w:rPr>
          <w:rFonts w:cs="Times New Roman" w:ascii="Times New Roman" w:hAnsi="Times New Roman"/>
          <w:i/>
        </w:rPr>
        <w:t>D. cayenensis-rotundata</w:t>
      </w:r>
      <w:r>
        <w:rPr>
          <w:rFonts w:cs="Times New Roman" w:ascii="Times New Roman" w:hAnsi="Times New Roman"/>
        </w:rPr>
        <w:t xml:space="preserve"> et </w:t>
      </w:r>
      <w:r>
        <w:rPr>
          <w:rFonts w:cs="Times New Roman" w:ascii="Times New Roman" w:hAnsi="Times New Roman"/>
          <w:i/>
        </w:rPr>
        <w:t>D. trifida</w:t>
      </w:r>
      <w:r>
        <w:rPr>
          <w:rFonts w:cs="Times New Roman" w:ascii="Times New Roman" w:hAnsi="Times New Roman"/>
        </w:rPr>
        <w:t xml:space="preserve">, toutes les trois sensibles à différents agents pathogènes. Ces agents pathogènes réduisent non seulement la quantité d’ignames produite, mais ils affectent également la qualité des tubercules en les rendant moins attrayants pour les consommateurs (Amusa et </w:t>
      </w:r>
      <w:r>
        <w:rPr>
          <w:rFonts w:cs="Times New Roman" w:ascii="Times New Roman" w:hAnsi="Times New Roman"/>
          <w:i/>
        </w:rPr>
        <w:t>al.</w:t>
      </w:r>
      <w:r>
        <w:rPr>
          <w:rFonts w:cs="Times New Roman" w:ascii="Times New Roman" w:hAnsi="Times New Roman"/>
        </w:rPr>
        <w:t xml:space="preserve">, 2003). </w:t>
      </w:r>
    </w:p>
    <w:p>
      <w:pPr>
        <w:pStyle w:val="Normal"/>
        <w:spacing w:lineRule="auto" w:line="360"/>
        <w:jc w:val="both"/>
        <w:rPr>
          <w:rFonts w:ascii="Times New Roman" w:hAnsi="Times New Roman" w:cs="Times New Roman"/>
        </w:rPr>
      </w:pPr>
      <w:r>
        <w:rPr>
          <w:rFonts w:cs="Times New Roman" w:ascii="Times New Roman" w:hAnsi="Times New Roman"/>
        </w:rPr>
        <w:t xml:space="preserve">L’igname </w:t>
      </w:r>
      <w:r>
        <w:rPr>
          <w:rFonts w:cs="Times New Roman" w:ascii="Times New Roman" w:hAnsi="Times New Roman"/>
          <w:i/>
        </w:rPr>
        <w:t>D. alata</w:t>
      </w:r>
      <w:r>
        <w:rPr>
          <w:rFonts w:cs="Times New Roman" w:ascii="Times New Roman" w:hAnsi="Times New Roman"/>
        </w:rPr>
        <w:t xml:space="preserve">, encore appelée « igname blanche » ou « water yam » (en anglais), reste néanmoins l’igname la plus cultivée pour la bonne durée de conservation et la bonne qualité de ses tubercules, ces derniers contenant des vitamines du groupe B et une quantité relativement importante de vitamine C. Cependant, l’igname </w:t>
      </w:r>
      <w:r>
        <w:rPr>
          <w:rFonts w:cs="Times New Roman" w:ascii="Times New Roman" w:hAnsi="Times New Roman"/>
          <w:i/>
        </w:rPr>
        <w:t>D. alata</w:t>
      </w:r>
      <w:r>
        <w:rPr>
          <w:rFonts w:cs="Times New Roman" w:ascii="Times New Roman" w:hAnsi="Times New Roman"/>
        </w:rPr>
        <w:t xml:space="preserve"> est de son côté l’espèce la plus sensible à l’anthracnose, une maladie </w:t>
      </w:r>
      <w:r>
        <w:rPr>
          <w:rFonts w:cs="Times New Roman" w:ascii="Times New Roman" w:hAnsi="Times New Roman"/>
          <w:color w:val="000000" w:themeColor="text1"/>
        </w:rPr>
        <w:t xml:space="preserve">causée par des champignons </w:t>
      </w:r>
      <w:r>
        <w:rPr>
          <w:rFonts w:cs="Times New Roman" w:ascii="Times New Roman" w:hAnsi="Times New Roman"/>
        </w:rPr>
        <w:t>(données INRAE, 2015 ; Degras, 1986).</w:t>
      </w:r>
    </w:p>
    <w:p>
      <w:pPr>
        <w:pStyle w:val="Normal"/>
        <w:spacing w:lineRule="auto" w:line="360"/>
        <w:jc w:val="both"/>
        <w:rPr>
          <w:rFonts w:ascii="Times New Roman" w:hAnsi="Times New Roman" w:cs="Times New Roman"/>
          <w:sz w:val="18"/>
        </w:rPr>
      </w:pPr>
      <w:r>
        <w:rPr>
          <w:rFonts w:cs="Times New Roman" w:ascii="Times New Roman" w:hAnsi="Times New Roman"/>
          <w:sz w:val="18"/>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sz w:val="28"/>
        </w:rPr>
      </w:pPr>
      <w:r>
        <w:rPr>
          <w:rFonts w:cs="Times New Roman" w:ascii="Times New Roman" w:hAnsi="Times New Roman"/>
          <w:b/>
          <w:sz w:val="28"/>
        </w:rPr>
        <w:t xml:space="preserve">            </w:t>
      </w:r>
      <w:r>
        <w:rPr>
          <w:rFonts w:cs="Times New Roman" w:ascii="Times New Roman" w:hAnsi="Times New Roman"/>
          <w:b/>
          <w:sz w:val="28"/>
        </w:rPr>
        <w:t xml:space="preserve">2. Le complexe d’espèces </w:t>
      </w:r>
      <w:r>
        <w:rPr>
          <w:rFonts w:cs="Times New Roman" w:ascii="Times New Roman" w:hAnsi="Times New Roman"/>
          <w:b/>
          <w:i/>
          <w:sz w:val="28"/>
        </w:rPr>
        <w:t>Colletotrichum gloeosporioides</w:t>
      </w:r>
      <w:r>
        <w:rPr>
          <w:rFonts w:cs="Times New Roman" w:ascii="Times New Roman" w:hAnsi="Times New Roman"/>
          <w:sz w:val="28"/>
        </w:rPr>
        <w:t xml:space="preserve"> </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L’un des champignons les plus importants dans les maladies fongiques des plantes est issu du genre </w:t>
      </w:r>
      <w:r>
        <w:rPr>
          <w:rFonts w:cs="Times New Roman" w:ascii="Times New Roman" w:hAnsi="Times New Roman"/>
          <w:i/>
        </w:rPr>
        <w:t>Colletotrichum</w:t>
      </w:r>
      <w:r>
        <w:rPr>
          <w:rFonts w:cs="Times New Roman" w:ascii="Times New Roman" w:hAnsi="Times New Roman"/>
        </w:rPr>
        <w:t xml:space="preserve"> spp. On le retrouve spécialement dans les régions tropicales et subtropicales. Ce</w:t>
      </w:r>
      <w:r>
        <w:rPr>
          <w:rFonts w:cs="Times New Roman" w:ascii="Times New Roman" w:hAnsi="Times New Roman"/>
          <w:sz w:val="21"/>
        </w:rPr>
        <w:t xml:space="preserve"> </w:t>
      </w:r>
      <w:r>
        <w:rPr>
          <w:rFonts w:cs="Times New Roman" w:ascii="Times New Roman" w:hAnsi="Times New Roman"/>
        </w:rPr>
        <w:t>champignon est responsable d’une maladie, l’anthracnose (Sutton, 1992 ;</w:t>
      </w:r>
      <w:r>
        <w:rPr>
          <w:rFonts w:cs="Times New Roman" w:ascii="Times New Roman" w:hAnsi="Times New Roman"/>
          <w:sz w:val="15"/>
        </w:rPr>
        <w:t xml:space="preserve"> </w:t>
      </w:r>
      <w:r>
        <w:rPr>
          <w:rFonts w:cs="Times New Roman" w:ascii="Times New Roman" w:hAnsi="Times New Roman"/>
        </w:rPr>
        <w:t>Bailey et al., 1992).</w:t>
      </w:r>
    </w:p>
    <w:p>
      <w:pPr>
        <w:pStyle w:val="Normal"/>
        <w:spacing w:lineRule="auto" w:line="360"/>
        <w:jc w:val="both"/>
        <w:rPr>
          <w:rFonts w:ascii="Times New Roman" w:hAnsi="Times New Roman" w:cs="Times New Roman"/>
          <w:sz w:val="10"/>
        </w:rPr>
      </w:pPr>
      <w:r>
        <w:rPr>
          <w:rFonts w:cs="Times New Roman" w:ascii="Times New Roman" w:hAnsi="Times New Roman"/>
          <w:sz w:val="10"/>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b/>
          <w:b/>
        </w:rPr>
      </w:pPr>
      <w:r>
        <w:rPr>
          <w:rFonts w:cs="Times New Roman" w:ascii="Times New Roman" w:hAnsi="Times New Roman"/>
          <w:b/>
        </w:rPr>
        <w:t xml:space="preserve">              </w:t>
      </w:r>
      <w:r>
        <w:rPr>
          <w:rFonts w:cs="Times New Roman" w:ascii="Times New Roman" w:hAnsi="Times New Roman"/>
          <w:b/>
        </w:rPr>
        <w:t xml:space="preserve">2.1. </w:t>
      </w:r>
      <w:r>
        <w:rPr>
          <w:rFonts w:cs="Times New Roman" w:ascii="Times New Roman" w:hAnsi="Times New Roman"/>
          <w:b/>
          <w:u w:val="single"/>
        </w:rPr>
        <w:t xml:space="preserve">Taxonomie </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eastAsia="Times New Roman" w:cs="Times New Roman"/>
          <w:color w:val="000000"/>
          <w:highlight w:val="white"/>
        </w:rPr>
      </w:pPr>
      <w:r>
        <w:rPr>
          <w:rFonts w:eastAsia="Times New Roman" w:cs="Times New Roman" w:ascii="Times New Roman" w:hAnsi="Times New Roman"/>
          <w:color w:val="000000"/>
          <w:shd w:fill="FFFFFF" w:val="clear"/>
        </w:rPr>
        <w:t xml:space="preserve">              </w:t>
      </w:r>
      <w:r>
        <w:rPr>
          <w:rFonts w:eastAsia="Times New Roman" w:cs="Times New Roman" w:ascii="Times New Roman" w:hAnsi="Times New Roman"/>
          <w:color w:val="000000"/>
          <w:shd w:fill="FFFFFF" w:val="clear"/>
        </w:rPr>
        <w:t xml:space="preserve">Proposé pour la première fois par Penzig en 1882, le nom </w:t>
      </w:r>
      <w:r>
        <w:rPr>
          <w:rFonts w:eastAsia="Times New Roman" w:cs="Times New Roman" w:ascii="Times New Roman" w:hAnsi="Times New Roman"/>
          <w:i/>
          <w:color w:val="000000"/>
          <w:shd w:fill="FFFFFF" w:val="clear"/>
        </w:rPr>
        <w:t>C. gloeosporioides</w:t>
      </w:r>
      <w:r>
        <w:rPr>
          <w:rFonts w:eastAsia="Times New Roman" w:cs="Times New Roman" w:ascii="Times New Roman" w:hAnsi="Times New Roman"/>
          <w:color w:val="000000"/>
          <w:shd w:fill="FFFFFF" w:val="clear"/>
        </w:rPr>
        <w:t xml:space="preserve"> est issu de l’identification et de la caractérisation d’une souche isolée sur un citronnier en Italie (Weir et </w:t>
      </w:r>
      <w:r>
        <w:rPr>
          <w:rFonts w:eastAsia="Times New Roman" w:cs="Times New Roman" w:ascii="Times New Roman" w:hAnsi="Times New Roman"/>
          <w:i/>
          <w:color w:val="000000"/>
          <w:shd w:fill="FFFFFF" w:val="clear"/>
        </w:rPr>
        <w:t>al.</w:t>
      </w:r>
      <w:r>
        <w:rPr>
          <w:rFonts w:eastAsia="Times New Roman" w:cs="Times New Roman" w:ascii="Times New Roman" w:hAnsi="Times New Roman"/>
          <w:color w:val="000000"/>
          <w:shd w:fill="FFFFFF" w:val="clear"/>
        </w:rPr>
        <w:t xml:space="preserve">, 2012). </w:t>
      </w:r>
    </w:p>
    <w:p>
      <w:pPr>
        <w:pStyle w:val="Normal"/>
        <w:spacing w:lineRule="auto" w:line="360"/>
        <w:jc w:val="both"/>
        <w:rPr>
          <w:rFonts w:ascii="Times New Roman" w:hAnsi="Times New Roman" w:eastAsia="Times New Roman" w:cs="Times New Roman"/>
          <w:color w:val="000000"/>
          <w:highlight w:val="white"/>
        </w:rPr>
      </w:pPr>
      <w:r>
        <w:rPr>
          <w:rFonts w:eastAsia="Times New Roman" w:cs="Times New Roman" w:ascii="Times New Roman" w:hAnsi="Times New Roman"/>
          <w:i/>
          <w:color w:val="000000"/>
          <w:shd w:fill="FFFFFF" w:val="clear"/>
        </w:rPr>
        <w:t>C. gloeosporioides</w:t>
      </w:r>
      <w:r>
        <w:rPr>
          <w:rFonts w:eastAsia="Times New Roman" w:cs="Times New Roman" w:ascii="Times New Roman" w:hAnsi="Times New Roman"/>
          <w:color w:val="000000"/>
          <w:shd w:fill="FFFFFF" w:val="clear"/>
        </w:rPr>
        <w:t xml:space="preserve">, appartenant au genre </w:t>
      </w:r>
      <w:r>
        <w:rPr>
          <w:rFonts w:eastAsia="Times New Roman" w:cs="Times New Roman" w:ascii="Times New Roman" w:hAnsi="Times New Roman"/>
          <w:i/>
          <w:color w:val="000000"/>
          <w:shd w:fill="FFFFFF" w:val="clear"/>
        </w:rPr>
        <w:t>Colletotrichum</w:t>
      </w:r>
      <w:r>
        <w:rPr>
          <w:rFonts w:eastAsia="Times New Roman" w:cs="Times New Roman" w:ascii="Times New Roman" w:hAnsi="Times New Roman"/>
          <w:color w:val="000000"/>
          <w:shd w:fill="FFFFFF" w:val="clear"/>
        </w:rPr>
        <w:t xml:space="preserve"> spp. et à l’embranchement des Ascomycètes, se réfère aujourd’hui à un complexe d’espèces comprenant de nombreuses espèces et sous-espèces (y compris l’espèce </w:t>
      </w:r>
      <w:r>
        <w:rPr>
          <w:rFonts w:eastAsia="Times New Roman" w:cs="Times New Roman" w:ascii="Times New Roman" w:hAnsi="Times New Roman"/>
          <w:i/>
          <w:color w:val="000000"/>
          <w:shd w:fill="FFFFFF" w:val="clear"/>
        </w:rPr>
        <w:t>C. gloeosporioides</w:t>
      </w:r>
      <w:r>
        <w:rPr>
          <w:rFonts w:eastAsia="Times New Roman" w:cs="Times New Roman" w:ascii="Times New Roman" w:hAnsi="Times New Roman"/>
          <w:color w:val="000000"/>
          <w:shd w:fill="FFFFFF" w:val="clear"/>
        </w:rPr>
        <w:t xml:space="preserve"> stricto sensu), suivant les taxonomies utilisées (Weir et </w:t>
      </w:r>
      <w:r>
        <w:rPr>
          <w:rFonts w:eastAsia="Times New Roman" w:cs="Times New Roman" w:ascii="Times New Roman" w:hAnsi="Times New Roman"/>
          <w:i/>
          <w:color w:val="000000"/>
          <w:shd w:fill="FFFFFF" w:val="clear"/>
        </w:rPr>
        <w:t>al</w:t>
      </w:r>
      <w:r>
        <w:rPr>
          <w:rFonts w:eastAsia="Times New Roman" w:cs="Times New Roman" w:ascii="Times New Roman" w:hAnsi="Times New Roman"/>
          <w:color w:val="000000"/>
          <w:shd w:fill="FFFFFF" w:val="clear"/>
        </w:rPr>
        <w:t xml:space="preserve">., 2012). </w:t>
      </w:r>
    </w:p>
    <w:p>
      <w:pPr>
        <w:pStyle w:val="Normal"/>
        <w:spacing w:lineRule="auto" w:line="360"/>
        <w:jc w:val="both"/>
        <w:rPr>
          <w:rFonts w:ascii="Times New Roman" w:hAnsi="Times New Roman" w:eastAsia="Times New Roman" w:cs="Times New Roman"/>
          <w:color w:val="000000"/>
          <w:highlight w:val="white"/>
        </w:rPr>
      </w:pPr>
      <w:r>
        <w:rPr>
          <w:rFonts w:eastAsia="Times New Roman" w:cs="Times New Roman" w:ascii="Times New Roman" w:hAnsi="Times New Roman"/>
          <w:color w:val="000000"/>
          <w:shd w:fill="FFFFFF" w:val="clear"/>
        </w:rPr>
      </w:r>
    </w:p>
    <w:p>
      <w:pPr>
        <w:pStyle w:val="Normal"/>
        <w:spacing w:lineRule="auto" w:line="360"/>
        <w:jc w:val="both"/>
        <w:rPr>
          <w:rFonts w:ascii="Times New Roman" w:hAnsi="Times New Roman" w:eastAsia="Times New Roman" w:cs="Times New Roman"/>
          <w:color w:val="000000"/>
          <w:highlight w:val="white"/>
        </w:rPr>
      </w:pPr>
      <w:r>
        <w:rPr>
          <w:rFonts w:eastAsia="Times New Roman" w:cs="Times New Roman" w:ascii="Times New Roman" w:hAnsi="Times New Roman"/>
          <w:i/>
          <w:color w:val="000000"/>
          <w:shd w:fill="FFFFFF" w:val="clear"/>
        </w:rPr>
        <w:t xml:space="preserve">              </w:t>
      </w:r>
      <w:r>
        <w:rPr>
          <w:rFonts w:eastAsia="Times New Roman" w:cs="Times New Roman" w:ascii="Times New Roman" w:hAnsi="Times New Roman"/>
          <w:i/>
          <w:color w:val="000000"/>
          <w:shd w:fill="FFFFFF" w:val="clear"/>
        </w:rPr>
        <w:t>Colletotrichum</w:t>
      </w:r>
      <w:r>
        <w:rPr>
          <w:rFonts w:eastAsia="Times New Roman" w:cs="Times New Roman" w:ascii="Times New Roman" w:hAnsi="Times New Roman"/>
          <w:color w:val="000000"/>
          <w:shd w:fill="FFFFFF" w:val="clear"/>
        </w:rPr>
        <w:t xml:space="preserve"> est traditionnellement reconnu comme un genre de champignon asexué (anamorphe) avec un certain nombre d’espèces liées à la forme sexuée (téléomorphe) du genre </w:t>
      </w:r>
      <w:r>
        <w:rPr>
          <w:rFonts w:eastAsia="Times New Roman" w:cs="Times New Roman" w:ascii="Times New Roman" w:hAnsi="Times New Roman"/>
          <w:i/>
          <w:color w:val="000000"/>
          <w:shd w:fill="FFFFFF" w:val="clear"/>
        </w:rPr>
        <w:t>Glomerella</w:t>
      </w:r>
      <w:r>
        <w:rPr>
          <w:rFonts w:eastAsia="Times New Roman" w:cs="Times New Roman" w:ascii="Times New Roman" w:hAnsi="Times New Roman"/>
          <w:color w:val="000000"/>
          <w:shd w:fill="FFFFFF" w:val="clear"/>
        </w:rPr>
        <w:t xml:space="preserve"> de la famille des </w:t>
      </w:r>
      <w:r>
        <w:rPr>
          <w:rFonts w:eastAsia="Times New Roman" w:cs="Times New Roman" w:ascii="Times New Roman" w:hAnsi="Times New Roman"/>
          <w:i/>
          <w:color w:val="000000"/>
          <w:shd w:fill="FFFFFF" w:val="clear"/>
        </w:rPr>
        <w:t>Glomerellaceae</w:t>
      </w:r>
      <w:r>
        <w:rPr>
          <w:rFonts w:eastAsia="Times New Roman" w:cs="Times New Roman" w:ascii="Times New Roman" w:hAnsi="Times New Roman"/>
          <w:color w:val="000000"/>
          <w:shd w:fill="FFFFFF" w:val="clear"/>
        </w:rPr>
        <w:t xml:space="preserve"> (Canon et </w:t>
      </w:r>
      <w:r>
        <w:rPr>
          <w:rFonts w:eastAsia="Times New Roman" w:cs="Times New Roman" w:ascii="Times New Roman" w:hAnsi="Times New Roman"/>
          <w:i/>
          <w:color w:val="000000"/>
          <w:shd w:fill="FFFFFF" w:val="clear"/>
        </w:rPr>
        <w:t>al</w:t>
      </w:r>
      <w:r>
        <w:rPr>
          <w:rFonts w:eastAsia="Times New Roman" w:cs="Times New Roman" w:ascii="Times New Roman" w:hAnsi="Times New Roman"/>
          <w:color w:val="000000"/>
          <w:shd w:fill="FFFFFF" w:val="clear"/>
        </w:rPr>
        <w:t xml:space="preserve">., 2012). </w:t>
      </w:r>
    </w:p>
    <w:p>
      <w:pPr>
        <w:pStyle w:val="Normal"/>
        <w:spacing w:lineRule="auto" w:line="360"/>
        <w:jc w:val="both"/>
        <w:rPr>
          <w:rFonts w:ascii="Times New Roman" w:hAnsi="Times New Roman" w:eastAsia="Times New Roman" w:cs="Times New Roman"/>
          <w:color w:val="000000"/>
          <w:highlight w:val="white"/>
        </w:rPr>
      </w:pPr>
      <w:r>
        <w:rPr>
          <w:rFonts w:eastAsia="Times New Roman" w:cs="Times New Roman" w:ascii="Times New Roman" w:hAnsi="Times New Roman"/>
          <w:color w:val="000000"/>
          <w:shd w:fill="FFFFFF" w:val="clear"/>
        </w:rPr>
      </w:r>
    </w:p>
    <w:p>
      <w:pPr>
        <w:pStyle w:val="Normal"/>
        <w:spacing w:lineRule="auto" w:line="360"/>
        <w:jc w:val="both"/>
        <w:rPr>
          <w:rFonts w:ascii="Times New Roman" w:hAnsi="Times New Roman" w:eastAsia="Times New Roman" w:cs="Times New Roman"/>
          <w:color w:val="000000"/>
          <w:highlight w:val="white"/>
        </w:rPr>
      </w:pPr>
      <w:r>
        <w:rPr>
          <w:rFonts w:eastAsia="Times New Roman" w:cs="Times New Roman" w:ascii="Times New Roman" w:hAnsi="Times New Roman"/>
          <w:color w:val="000000"/>
          <w:shd w:fill="FFFFFF" w:val="clear"/>
        </w:rPr>
      </w:r>
    </w:p>
    <w:p>
      <w:pPr>
        <w:pStyle w:val="Normal"/>
        <w:spacing w:lineRule="auto" w:line="360"/>
        <w:jc w:val="both"/>
        <w:rPr>
          <w:rFonts w:ascii="Times New Roman" w:hAnsi="Times New Roman" w:eastAsia="Times New Roman" w:cs="Times New Roman"/>
          <w:b/>
          <w:b/>
          <w:color w:val="000000"/>
          <w:highlight w:val="white"/>
        </w:rPr>
      </w:pPr>
      <w:r>
        <w:rPr>
          <w:rFonts w:eastAsia="Times New Roman" w:cs="Times New Roman" w:ascii="Times New Roman" w:hAnsi="Times New Roman"/>
          <w:color w:val="000000"/>
          <w:shd w:fill="FFFFFF" w:val="clear"/>
        </w:rPr>
        <w:t xml:space="preserve">             </w:t>
      </w:r>
      <w:r>
        <w:rPr>
          <w:rFonts w:eastAsia="Times New Roman" w:cs="Times New Roman" w:ascii="Times New Roman" w:hAnsi="Times New Roman"/>
          <w:b/>
          <w:color w:val="000000"/>
          <w:shd w:fill="FFFFFF" w:val="clear"/>
        </w:rPr>
        <w:t xml:space="preserve">2.2. </w:t>
      </w:r>
      <w:r>
        <w:rPr>
          <w:rFonts w:eastAsia="Times New Roman" w:cs="Times New Roman" w:ascii="Times New Roman" w:hAnsi="Times New Roman"/>
          <w:b/>
          <w:color w:val="000000"/>
          <w:u w:val="single"/>
          <w:shd w:fill="FFFFFF" w:val="clear"/>
        </w:rPr>
        <w:t>Morphologie et structure</w:t>
      </w:r>
      <w:r>
        <w:rPr>
          <w:rFonts w:eastAsia="Times New Roman" w:cs="Times New Roman" w:ascii="Times New Roman" w:hAnsi="Times New Roman"/>
          <w:b/>
          <w:color w:val="000000"/>
          <w:shd w:fill="FFFFFF" w:val="clear"/>
        </w:rPr>
        <w:t xml:space="preserve"> </w:t>
      </w:r>
    </w:p>
    <w:p>
      <w:pPr>
        <w:pStyle w:val="Normal"/>
        <w:spacing w:lineRule="auto" w:line="360"/>
        <w:jc w:val="both"/>
        <w:rPr>
          <w:rFonts w:ascii="Times New Roman" w:hAnsi="Times New Roman" w:eastAsia="Times New Roman" w:cs="Times New Roman"/>
          <w:color w:val="000000"/>
          <w:highlight w:val="white"/>
        </w:rPr>
      </w:pPr>
      <w:r>
        <w:rPr>
          <w:rFonts w:eastAsia="Times New Roman" w:cs="Times New Roman" w:ascii="Times New Roman" w:hAnsi="Times New Roman"/>
          <w:color w:val="000000"/>
          <w:shd w:fill="FFFFFF" w:val="clear"/>
        </w:rPr>
      </w:r>
    </w:p>
    <w:p>
      <w:pPr>
        <w:pStyle w:val="Normal"/>
        <w:spacing w:lineRule="auto" w:line="360"/>
        <w:jc w:val="both"/>
        <w:rPr>
          <w:rFonts w:ascii="Times New Roman" w:hAnsi="Times New Roman" w:eastAsia="Times New Roman" w:cs="Times New Roman"/>
          <w:color w:val="000000"/>
          <w:highlight w:val="white"/>
        </w:rPr>
      </w:pPr>
      <w:r>
        <w:rPr>
          <w:rFonts w:eastAsia="Times New Roman" w:cs="Times New Roman" w:ascii="Times New Roman" w:hAnsi="Times New Roman"/>
          <w:color w:val="000000"/>
          <w:shd w:fill="FFFFFF" w:val="clear"/>
        </w:rPr>
        <w:t xml:space="preserve">             </w:t>
      </w:r>
      <w:r>
        <w:rPr>
          <w:rFonts w:eastAsia="Times New Roman" w:cs="Times New Roman" w:ascii="Times New Roman" w:hAnsi="Times New Roman"/>
          <w:color w:val="000000"/>
          <w:shd w:fill="FFFFFF" w:val="clear"/>
        </w:rPr>
        <w:t xml:space="preserve">Le </w:t>
      </w:r>
      <w:r>
        <w:rPr>
          <w:rFonts w:eastAsia="Times New Roman" w:cs="Times New Roman" w:ascii="Times New Roman" w:hAnsi="Times New Roman"/>
          <w:i/>
          <w:color w:val="000000"/>
          <w:shd w:fill="FFFFFF" w:val="clear"/>
        </w:rPr>
        <w:t>Colletotrichum</w:t>
      </w:r>
      <w:r>
        <w:rPr>
          <w:rFonts w:eastAsia="Times New Roman" w:cs="Times New Roman" w:ascii="Times New Roman" w:hAnsi="Times New Roman"/>
          <w:color w:val="000000"/>
          <w:shd w:fill="FFFFFF" w:val="clear"/>
        </w:rPr>
        <w:t xml:space="preserve"> produit des spores générées au sein de petites pustules appelées acervules, souvent entremêlées de soies noires ou </w:t>
      </w:r>
      <w:r>
        <w:rPr>
          <w:rFonts w:eastAsia="Times New Roman" w:cs="Times New Roman" w:ascii="Times New Roman" w:hAnsi="Times New Roman"/>
          <w:i/>
          <w:color w:val="000000"/>
          <w:shd w:fill="FFFFFF" w:val="clear"/>
        </w:rPr>
        <w:t>setae</w:t>
      </w:r>
      <w:r>
        <w:rPr>
          <w:rFonts w:eastAsia="Times New Roman" w:cs="Times New Roman" w:ascii="Times New Roman" w:hAnsi="Times New Roman"/>
          <w:color w:val="000000"/>
          <w:shd w:fill="FFFFFF" w:val="clear"/>
        </w:rPr>
        <w:t xml:space="preserve">. Ces spores germent et forment à l’extrémité du tube germinatif une cellule brune, l’appressorium, appliquée sur l’épiderme de la cellule hôte. Les conidies de </w:t>
      </w:r>
      <w:r>
        <w:rPr>
          <w:rFonts w:eastAsia="Times New Roman" w:cs="Times New Roman" w:ascii="Times New Roman" w:hAnsi="Times New Roman"/>
          <w:i/>
          <w:color w:val="000000"/>
          <w:shd w:fill="FFFFFF" w:val="clear"/>
        </w:rPr>
        <w:t>C. gloeosporioides</w:t>
      </w:r>
      <w:r>
        <w:rPr>
          <w:rFonts w:eastAsia="Times New Roman" w:cs="Times New Roman" w:ascii="Times New Roman" w:hAnsi="Times New Roman"/>
          <w:color w:val="000000"/>
          <w:shd w:fill="FFFFFF" w:val="clear"/>
        </w:rPr>
        <w:t xml:space="preserve"> (spores asexuées)</w:t>
      </w:r>
      <w:r>
        <w:rPr>
          <w:rFonts w:eastAsia="Times New Roman" w:cs="Times New Roman" w:ascii="Times New Roman" w:hAnsi="Times New Roman"/>
          <w:i/>
          <w:color w:val="000000"/>
          <w:shd w:fill="FFFFFF" w:val="clear"/>
        </w:rPr>
        <w:t xml:space="preserve"> </w:t>
      </w:r>
      <w:r>
        <w:rPr>
          <w:rFonts w:eastAsia="Times New Roman" w:cs="Times New Roman" w:ascii="Times New Roman" w:hAnsi="Times New Roman"/>
          <w:color w:val="000000"/>
          <w:shd w:fill="FFFFFF" w:val="clear"/>
        </w:rPr>
        <w:t xml:space="preserve">sont généralement ovales à oblongues ou cylindriques et relativement courtes (Abang et </w:t>
      </w:r>
      <w:r>
        <w:rPr>
          <w:rFonts w:eastAsia="Times New Roman" w:cs="Times New Roman" w:ascii="Times New Roman" w:hAnsi="Times New Roman"/>
          <w:i/>
          <w:color w:val="000000"/>
          <w:shd w:fill="FFFFFF" w:val="clear"/>
        </w:rPr>
        <w:t>al.</w:t>
      </w:r>
      <w:r>
        <w:rPr>
          <w:rFonts w:eastAsia="Times New Roman" w:cs="Times New Roman" w:ascii="Times New Roman" w:hAnsi="Times New Roman"/>
          <w:color w:val="000000"/>
          <w:shd w:fill="FFFFFF" w:val="clear"/>
        </w:rPr>
        <w:t xml:space="preserve">, 2002 ; Messiaen et </w:t>
      </w:r>
      <w:r>
        <w:rPr>
          <w:rFonts w:eastAsia="Times New Roman" w:cs="Times New Roman" w:ascii="Times New Roman" w:hAnsi="Times New Roman"/>
          <w:i/>
          <w:color w:val="000000"/>
          <w:shd w:fill="FFFFFF" w:val="clear"/>
        </w:rPr>
        <w:t>al.</w:t>
      </w:r>
      <w:r>
        <w:rPr>
          <w:rFonts w:eastAsia="Times New Roman" w:cs="Times New Roman" w:ascii="Times New Roman" w:hAnsi="Times New Roman"/>
          <w:color w:val="000000"/>
          <w:shd w:fill="FFFFFF" w:val="clear"/>
        </w:rPr>
        <w:t>, 1991). Par définition, ce champignon ascomycète sous sa forme téléomorphe produit aussi des spores sexuées haploïdes, les ascospores, qui par germination engendrent des filaments (les hyphes) constituant le mycélium.</w:t>
      </w:r>
    </w:p>
    <w:p>
      <w:pPr>
        <w:pStyle w:val="Normal"/>
        <w:spacing w:lineRule="auto" w:line="360"/>
        <w:jc w:val="both"/>
        <w:rPr>
          <w:rFonts w:ascii="Times New Roman" w:hAnsi="Times New Roman" w:eastAsia="Times New Roman" w:cs="Times New Roman"/>
          <w:color w:val="000000"/>
          <w:highlight w:val="white"/>
        </w:rPr>
      </w:pPr>
      <w:r>
        <w:rPr>
          <w:rFonts w:eastAsia="Times New Roman" w:cs="Times New Roman" w:ascii="Times New Roman" w:hAnsi="Times New Roman"/>
          <w:color w:val="000000"/>
          <w:shd w:fill="FFFFFF" w:val="clear"/>
        </w:rPr>
        <mc:AlternateContent>
          <mc:Choice Requires="wps">
            <w:drawing>
              <wp:anchor behindDoc="0" distT="0" distB="0" distL="114300" distR="114300" simplePos="0" locked="0" layoutInCell="1" allowOverlap="1" relativeHeight="17" wp14:anchorId="523DC052">
                <wp:simplePos x="0" y="0"/>
                <wp:positionH relativeFrom="column">
                  <wp:posOffset>15875</wp:posOffset>
                </wp:positionH>
                <wp:positionV relativeFrom="paragraph">
                  <wp:posOffset>242570</wp:posOffset>
                </wp:positionV>
                <wp:extent cx="381635" cy="343535"/>
                <wp:effectExtent l="0" t="0" r="0" b="12700"/>
                <wp:wrapSquare wrapText="bothSides"/>
                <wp:docPr id="6" name="Zone de texte 47"/>
                <a:graphic xmlns:a="http://schemas.openxmlformats.org/drawingml/2006/main">
                  <a:graphicData uri="http://schemas.microsoft.com/office/word/2010/wordprocessingShape">
                    <wps:wsp>
                      <wps:cNvSpPr/>
                      <wps:spPr>
                        <a:xfrm>
                          <a:off x="0" y="0"/>
                          <a:ext cx="380880" cy="343080"/>
                        </a:xfrm>
                        <a:prstGeom prst="rect">
                          <a:avLst/>
                        </a:prstGeom>
                        <a:noFill/>
                        <a:ln>
                          <a:noFill/>
                        </a:ln>
                      </wps:spPr>
                      <wps:style>
                        <a:lnRef idx="0">
                          <a:schemeClr val="accent1"/>
                        </a:lnRef>
                        <a:fillRef idx="0">
                          <a:schemeClr val="accent1"/>
                        </a:fillRef>
                        <a:effectRef idx="0">
                          <a:schemeClr val="accent1"/>
                        </a:effectRef>
                        <a:fontRef idx="minor"/>
                      </wps:style>
                      <wps:txbx>
                        <w:txbxContent>
                          <w:p>
                            <w:pPr>
                              <w:pStyle w:val="FrameContents"/>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a:noAutofit/>
                      </wps:bodyPr>
                    </wps:wsp>
                  </a:graphicData>
                </a:graphic>
              </wp:anchor>
            </w:drawing>
          </mc:Choice>
          <mc:Fallback>
            <w:pict>
              <v:rect id="shape_0" ID="Zone de texte 47" stroked="f" style="position:absolute;margin-left:1.25pt;margin-top:19.1pt;width:29.95pt;height:26.95pt" wp14:anchorId="523DC052">
                <w10:wrap type="square"/>
                <v:fill o:detectmouseclick="t" on="false"/>
                <v:stroke color="#3465a4" joinstyle="round" endcap="flat"/>
                <v:textbox>
                  <w:txbxContent>
                    <w:p>
                      <w:pPr>
                        <w:pStyle w:val="FrameContents"/>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w:pict>
          </mc:Fallback>
        </mc:AlternateContent>
        <mc:AlternateContent>
          <mc:Choice Requires="wps">
            <w:drawing>
              <wp:anchor behindDoc="0" distT="0" distB="0" distL="114300" distR="114300" simplePos="0" locked="0" layoutInCell="1" allowOverlap="1" relativeHeight="18" wp14:anchorId="3FA06977">
                <wp:simplePos x="0" y="0"/>
                <wp:positionH relativeFrom="column">
                  <wp:posOffset>2221865</wp:posOffset>
                </wp:positionH>
                <wp:positionV relativeFrom="paragraph">
                  <wp:posOffset>245110</wp:posOffset>
                </wp:positionV>
                <wp:extent cx="307340" cy="343535"/>
                <wp:effectExtent l="0" t="0" r="0" b="12700"/>
                <wp:wrapSquare wrapText="bothSides"/>
                <wp:docPr id="8" name="Zone de texte 48"/>
                <a:graphic xmlns:a="http://schemas.openxmlformats.org/drawingml/2006/main">
                  <a:graphicData uri="http://schemas.microsoft.com/office/word/2010/wordprocessingShape">
                    <wps:wsp>
                      <wps:cNvSpPr/>
                      <wps:spPr>
                        <a:xfrm>
                          <a:off x="0" y="0"/>
                          <a:ext cx="306720" cy="343080"/>
                        </a:xfrm>
                        <a:prstGeom prst="rect">
                          <a:avLst/>
                        </a:prstGeom>
                        <a:noFill/>
                        <a:ln>
                          <a:noFill/>
                        </a:ln>
                      </wps:spPr>
                      <wps:style>
                        <a:lnRef idx="0">
                          <a:schemeClr val="accent1"/>
                        </a:lnRef>
                        <a:fillRef idx="0">
                          <a:schemeClr val="accent1"/>
                        </a:fillRef>
                        <a:effectRef idx="0">
                          <a:schemeClr val="accent1"/>
                        </a:effectRef>
                        <a:fontRef idx="minor"/>
                      </wps:style>
                      <wps:txbx>
                        <w:txbxContent>
                          <w:p>
                            <w:pPr>
                              <w:pStyle w:val="FrameContents"/>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a:noAutofit/>
                      </wps:bodyPr>
                    </wps:wsp>
                  </a:graphicData>
                </a:graphic>
              </wp:anchor>
            </w:drawing>
          </mc:Choice>
          <mc:Fallback>
            <w:pict>
              <v:rect id="shape_0" ID="Zone de texte 48" stroked="f" style="position:absolute;margin-left:174.95pt;margin-top:19.3pt;width:24.1pt;height:26.95pt" wp14:anchorId="3FA06977">
                <w10:wrap type="square"/>
                <v:fill o:detectmouseclick="t" on="false"/>
                <v:stroke color="#3465a4" joinstyle="round" endcap="flat"/>
                <v:textbox>
                  <w:txbxContent>
                    <w:p>
                      <w:pPr>
                        <w:pStyle w:val="FrameContents"/>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w:pict>
          </mc:Fallback>
        </mc:AlternateContent>
        <mc:AlternateContent>
          <mc:Choice Requires="wps">
            <w:drawing>
              <wp:anchor behindDoc="0" distT="0" distB="0" distL="114300" distR="114300" simplePos="0" locked="0" layoutInCell="1" allowOverlap="1" relativeHeight="19" wp14:anchorId="3DC455AC">
                <wp:simplePos x="0" y="0"/>
                <wp:positionH relativeFrom="column">
                  <wp:posOffset>4278630</wp:posOffset>
                </wp:positionH>
                <wp:positionV relativeFrom="paragraph">
                  <wp:posOffset>238125</wp:posOffset>
                </wp:positionV>
                <wp:extent cx="305435" cy="343535"/>
                <wp:effectExtent l="0" t="0" r="0" b="12700"/>
                <wp:wrapSquare wrapText="bothSides"/>
                <wp:docPr id="10" name="Zone de texte 49"/>
                <a:graphic xmlns:a="http://schemas.openxmlformats.org/drawingml/2006/main">
                  <a:graphicData uri="http://schemas.microsoft.com/office/word/2010/wordprocessingShape">
                    <wps:wsp>
                      <wps:cNvSpPr/>
                      <wps:spPr>
                        <a:xfrm>
                          <a:off x="0" y="0"/>
                          <a:ext cx="304920" cy="343080"/>
                        </a:xfrm>
                        <a:prstGeom prst="rect">
                          <a:avLst/>
                        </a:prstGeom>
                        <a:noFill/>
                        <a:ln>
                          <a:noFill/>
                        </a:ln>
                      </wps:spPr>
                      <wps:style>
                        <a:lnRef idx="0">
                          <a:schemeClr val="accent1"/>
                        </a:lnRef>
                        <a:fillRef idx="0">
                          <a:schemeClr val="accent1"/>
                        </a:fillRef>
                        <a:effectRef idx="0">
                          <a:schemeClr val="accent1"/>
                        </a:effectRef>
                        <a:fontRef idx="minor"/>
                      </wps:style>
                      <wps:txbx>
                        <w:txbxContent>
                          <w:p>
                            <w:pPr>
                              <w:pStyle w:val="FrameContents"/>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a:noAutofit/>
                      </wps:bodyPr>
                    </wps:wsp>
                  </a:graphicData>
                </a:graphic>
              </wp:anchor>
            </w:drawing>
          </mc:Choice>
          <mc:Fallback>
            <w:pict>
              <v:rect id="shape_0" ID="Zone de texte 49" stroked="f" style="position:absolute;margin-left:336.9pt;margin-top:18.75pt;width:23.95pt;height:26.95pt" wp14:anchorId="3DC455AC">
                <w10:wrap type="square"/>
                <v:fill o:detectmouseclick="t" on="false"/>
                <v:stroke color="#3465a4" joinstyle="round" endcap="flat"/>
                <v:textbox>
                  <w:txbxContent>
                    <w:p>
                      <w:pPr>
                        <w:pStyle w:val="FrameContents"/>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rect>
            </w:pict>
          </mc:Fallback>
        </mc:AlternateContent>
        <w:drawing>
          <wp:anchor behindDoc="0" distT="0" distB="0" distL="114300" distR="114300" simplePos="0" locked="0" layoutInCell="1" allowOverlap="1" relativeHeight="10">
            <wp:simplePos x="0" y="0"/>
            <wp:positionH relativeFrom="margin">
              <wp:posOffset>14605</wp:posOffset>
            </wp:positionH>
            <wp:positionV relativeFrom="margin">
              <wp:posOffset>2632710</wp:posOffset>
            </wp:positionV>
            <wp:extent cx="1953895" cy="1937385"/>
            <wp:effectExtent l="0" t="0" r="0" b="0"/>
            <wp:wrapSquare wrapText="bothSides"/>
            <wp:docPr id="12" name="Image 32" descr="Capture%20d’écran%202020-05-22%20à%2010.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32" descr="Capture%20d’écran%202020-05-22%20à%2010.18.07.png"/>
                    <pic:cNvPicPr>
                      <a:picLocks noChangeAspect="1" noChangeArrowheads="1"/>
                    </pic:cNvPicPr>
                  </pic:nvPicPr>
                  <pic:blipFill>
                    <a:blip r:embed="rId7"/>
                    <a:stretch>
                      <a:fillRect/>
                    </a:stretch>
                  </pic:blipFill>
                  <pic:spPr bwMode="auto">
                    <a:xfrm>
                      <a:off x="0" y="0"/>
                      <a:ext cx="1953895" cy="1937385"/>
                    </a:xfrm>
                    <a:prstGeom prst="rect">
                      <a:avLst/>
                    </a:prstGeom>
                  </pic:spPr>
                </pic:pic>
              </a:graphicData>
            </a:graphic>
          </wp:anchor>
        </w:drawing>
        <w:drawing>
          <wp:anchor behindDoc="0" distT="0" distB="0" distL="114300" distR="114300" simplePos="0" locked="0" layoutInCell="1" allowOverlap="1" relativeHeight="11">
            <wp:simplePos x="0" y="0"/>
            <wp:positionH relativeFrom="margin">
              <wp:posOffset>2146300</wp:posOffset>
            </wp:positionH>
            <wp:positionV relativeFrom="margin">
              <wp:posOffset>2632075</wp:posOffset>
            </wp:positionV>
            <wp:extent cx="1883410" cy="1953260"/>
            <wp:effectExtent l="0" t="0" r="0" b="0"/>
            <wp:wrapSquare wrapText="bothSides"/>
            <wp:docPr id="13" name="Image 33" descr="Capture%20d’écran%202020-05-22%20à%2010.1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33" descr="Capture%20d’écran%202020-05-22%20à%2010.18.39.png"/>
                    <pic:cNvPicPr>
                      <a:picLocks noChangeAspect="1" noChangeArrowheads="1"/>
                    </pic:cNvPicPr>
                  </pic:nvPicPr>
                  <pic:blipFill>
                    <a:blip r:embed="rId8"/>
                    <a:stretch>
                      <a:fillRect/>
                    </a:stretch>
                  </pic:blipFill>
                  <pic:spPr bwMode="auto">
                    <a:xfrm>
                      <a:off x="0" y="0"/>
                      <a:ext cx="1883410" cy="1953260"/>
                    </a:xfrm>
                    <a:prstGeom prst="rect">
                      <a:avLst/>
                    </a:prstGeom>
                  </pic:spPr>
                </pic:pic>
              </a:graphicData>
            </a:graphic>
          </wp:anchor>
        </w:drawing>
        <w:drawing>
          <wp:anchor behindDoc="0" distT="0" distB="0" distL="114300" distR="114300" simplePos="0" locked="0" layoutInCell="1" allowOverlap="1" relativeHeight="12">
            <wp:simplePos x="0" y="0"/>
            <wp:positionH relativeFrom="margin">
              <wp:posOffset>4279900</wp:posOffset>
            </wp:positionH>
            <wp:positionV relativeFrom="margin">
              <wp:posOffset>2628900</wp:posOffset>
            </wp:positionV>
            <wp:extent cx="1669415" cy="1942465"/>
            <wp:effectExtent l="0" t="0" r="0" b="0"/>
            <wp:wrapSquare wrapText="bothSides"/>
            <wp:docPr id="14" name="Image 34" descr="Capture%20d’écran%202020-05-22%20à%2010.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34" descr="Capture%20d’écran%202020-05-22%20à%2010.18.55.png"/>
                    <pic:cNvPicPr>
                      <a:picLocks noChangeAspect="1" noChangeArrowheads="1"/>
                    </pic:cNvPicPr>
                  </pic:nvPicPr>
                  <pic:blipFill>
                    <a:blip r:embed="rId9"/>
                    <a:stretch>
                      <a:fillRect/>
                    </a:stretch>
                  </pic:blipFill>
                  <pic:spPr bwMode="auto">
                    <a:xfrm>
                      <a:off x="0" y="0"/>
                      <a:ext cx="1669415" cy="1942465"/>
                    </a:xfrm>
                    <a:prstGeom prst="rect">
                      <a:avLst/>
                    </a:prstGeom>
                  </pic:spPr>
                </pic:pic>
              </a:graphicData>
            </a:graphic>
          </wp:anchor>
        </w:drawing>
      </w:r>
    </w:p>
    <w:p>
      <w:pPr>
        <w:pStyle w:val="Normal"/>
        <w:spacing w:lineRule="auto" w:line="360"/>
        <w:jc w:val="both"/>
        <w:rPr>
          <w:rFonts w:ascii="Times New Roman" w:hAnsi="Times New Roman" w:eastAsia="Times New Roman" w:cs="Times New Roman"/>
          <w:color w:val="000000"/>
          <w:highlight w:val="white"/>
        </w:rPr>
      </w:pPr>
      <w:r>
        <w:rPr>
          <w:rFonts w:eastAsia="Times New Roman" w:cs="Times New Roman" w:ascii="Times New Roman" w:hAnsi="Times New Roman"/>
          <w:color w:val="000000"/>
          <w:shd w:fill="FFFFFF" w:val="clear"/>
        </w:rPr>
        <mc:AlternateContent>
          <mc:Choice Requires="wps">
            <w:drawing>
              <wp:anchor behindDoc="0" distT="0" distB="0" distL="114300" distR="114300" simplePos="0" locked="0" layoutInCell="1" allowOverlap="1" relativeHeight="13" wp14:anchorId="14F6A94A">
                <wp:simplePos x="0" y="0"/>
                <wp:positionH relativeFrom="column">
                  <wp:posOffset>-60960</wp:posOffset>
                </wp:positionH>
                <wp:positionV relativeFrom="paragraph">
                  <wp:posOffset>2172335</wp:posOffset>
                </wp:positionV>
                <wp:extent cx="6101715" cy="343535"/>
                <wp:effectExtent l="0" t="0" r="0" b="12700"/>
                <wp:wrapSquare wrapText="bothSides"/>
                <wp:docPr id="15" name="Zone de texte 39"/>
                <a:graphic xmlns:a="http://schemas.openxmlformats.org/drawingml/2006/main">
                  <a:graphicData uri="http://schemas.microsoft.com/office/word/2010/wordprocessingShape">
                    <wps:wsp>
                      <wps:cNvSpPr/>
                      <wps:spPr>
                        <a:xfrm>
                          <a:off x="0" y="0"/>
                          <a:ext cx="6100920" cy="343080"/>
                        </a:xfrm>
                        <a:prstGeom prst="rect">
                          <a:avLst/>
                        </a:prstGeom>
                        <a:solidFill>
                          <a:srgbClr val="ffffff"/>
                        </a:solidFill>
                        <a:ln>
                          <a:noFill/>
                        </a:ln>
                      </wps:spPr>
                      <wps:style>
                        <a:lnRef idx="0"/>
                        <a:fillRef idx="0"/>
                        <a:effectRef idx="0"/>
                        <a:fontRef idx="minor"/>
                      </wps:style>
                      <wps:txbx>
                        <w:txbxContent>
                          <w:p>
                            <w:pPr>
                              <w:pStyle w:val="Caption1"/>
                              <w:spacing w:before="0" w:after="0"/>
                              <w:jc w:val="center"/>
                              <w:rPr>
                                <w:rFonts w:ascii="Times New Roman" w:hAnsi="Times New Roman" w:cs="Times New Roman"/>
                                <w:b/>
                                <w:b/>
                                <w:color w:val="000000" w:themeColor="text1"/>
                                <w:sz w:val="22"/>
                                <w:szCs w:val="21"/>
                              </w:rPr>
                            </w:pPr>
                            <w:r>
                              <w:rPr>
                                <w:rFonts w:cs="Times New Roman" w:ascii="Times New Roman" w:hAnsi="Times New Roman"/>
                                <w:b/>
                                <w:color w:val="000000" w:themeColor="text1"/>
                                <w:sz w:val="22"/>
                                <w:szCs w:val="21"/>
                              </w:rPr>
                              <w:t>Figure 1. Colletotrichum alatae, l’une des espèces du complexe C. gloeosporioides (Weir et al., 2012)</w:t>
                            </w:r>
                          </w:p>
                          <w:p>
                            <w:pPr>
                              <w:pStyle w:val="FrameContents"/>
                              <w:jc w:val="center"/>
                              <w:rPr>
                                <w:rFonts w:ascii="Times New Roman" w:hAnsi="Times New Roman" w:cs="Times New Roman"/>
                                <w:sz w:val="22"/>
                                <w:szCs w:val="21"/>
                              </w:rPr>
                            </w:pPr>
                            <w:r>
                              <w:rPr>
                                <w:rFonts w:cs="Times New Roman" w:ascii="Times New Roman" w:hAnsi="Times New Roman"/>
                                <w:sz w:val="22"/>
                                <w:szCs w:val="21"/>
                              </w:rPr>
                              <w:t>A : mycélium sur milieu PDA ; B : conidies ; C : appressorium</w:t>
                            </w:r>
                          </w:p>
                          <w:p>
                            <w:pPr>
                              <w:pStyle w:val="FrameContents"/>
                              <w:rPr>
                                <w:sz w:val="28"/>
                              </w:rPr>
                            </w:pPr>
                            <w:r>
                              <w:rPr/>
                            </w:r>
                          </w:p>
                        </w:txbxContent>
                      </wps:txbx>
                      <wps:bodyPr lIns="0" rIns="0" tIns="0" bIns="0">
                        <a:noAutofit/>
                      </wps:bodyPr>
                    </wps:wsp>
                  </a:graphicData>
                </a:graphic>
              </wp:anchor>
            </w:drawing>
          </mc:Choice>
          <mc:Fallback>
            <w:pict>
              <v:rect id="shape_0" ID="Zone de texte 39" fillcolor="white" stroked="f" style="position:absolute;margin-left:-4.8pt;margin-top:171.05pt;width:480.35pt;height:26.95pt" wp14:anchorId="14F6A94A">
                <w10:wrap type="square"/>
                <v:fill o:detectmouseclick="t" type="solid" color2="black"/>
                <v:stroke color="#3465a4" joinstyle="round" endcap="flat"/>
                <v:textbox>
                  <w:txbxContent>
                    <w:p>
                      <w:pPr>
                        <w:pStyle w:val="Caption1"/>
                        <w:spacing w:before="0" w:after="0"/>
                        <w:jc w:val="center"/>
                        <w:rPr>
                          <w:rFonts w:ascii="Times New Roman" w:hAnsi="Times New Roman" w:cs="Times New Roman"/>
                          <w:b/>
                          <w:b/>
                          <w:color w:val="000000" w:themeColor="text1"/>
                          <w:sz w:val="22"/>
                          <w:szCs w:val="21"/>
                        </w:rPr>
                      </w:pPr>
                      <w:r>
                        <w:rPr>
                          <w:rFonts w:cs="Times New Roman" w:ascii="Times New Roman" w:hAnsi="Times New Roman"/>
                          <w:b/>
                          <w:color w:val="000000" w:themeColor="text1"/>
                          <w:sz w:val="22"/>
                          <w:szCs w:val="21"/>
                        </w:rPr>
                        <w:t>Figure 1. Colletotrichum alatae, l’une des espèces du complexe C. gloeosporioides (Weir et al., 2012)</w:t>
                      </w:r>
                    </w:p>
                    <w:p>
                      <w:pPr>
                        <w:pStyle w:val="FrameContents"/>
                        <w:jc w:val="center"/>
                        <w:rPr>
                          <w:rFonts w:ascii="Times New Roman" w:hAnsi="Times New Roman" w:cs="Times New Roman"/>
                          <w:sz w:val="22"/>
                          <w:szCs w:val="21"/>
                        </w:rPr>
                      </w:pPr>
                      <w:r>
                        <w:rPr>
                          <w:rFonts w:cs="Times New Roman" w:ascii="Times New Roman" w:hAnsi="Times New Roman"/>
                          <w:sz w:val="22"/>
                          <w:szCs w:val="21"/>
                        </w:rPr>
                        <w:t>A : mycélium sur milieu PDA ; B : conidies ; C : appressorium</w:t>
                      </w:r>
                    </w:p>
                    <w:p>
                      <w:pPr>
                        <w:pStyle w:val="FrameContents"/>
                        <w:rPr>
                          <w:sz w:val="28"/>
                        </w:rPr>
                      </w:pPr>
                      <w:r>
                        <w:rPr/>
                      </w:r>
                    </w:p>
                  </w:txbxContent>
                </v:textbox>
              </v:rect>
            </w:pict>
          </mc:Fallback>
        </mc:AlternateContent>
      </w:r>
    </w:p>
    <w:p>
      <w:pPr>
        <w:pStyle w:val="Normal"/>
        <w:spacing w:lineRule="auto" w:line="360"/>
        <w:jc w:val="both"/>
        <w:rPr>
          <w:rFonts w:ascii="Times New Roman" w:hAnsi="Times New Roman" w:eastAsia="Times New Roman" w:cs="Times New Roman"/>
          <w:color w:val="000000"/>
          <w:highlight w:val="white"/>
        </w:rPr>
      </w:pPr>
      <w:r>
        <w:rPr>
          <w:rFonts w:eastAsia="Times New Roman" w:cs="Times New Roman" w:ascii="Times New Roman" w:hAnsi="Times New Roman"/>
          <w:color w:val="000000"/>
          <w:shd w:fill="FFFFFF" w:val="clear"/>
        </w:rPr>
      </w:r>
    </w:p>
    <w:p>
      <w:pPr>
        <w:pStyle w:val="Normal"/>
        <w:spacing w:lineRule="auto" w:line="360"/>
        <w:jc w:val="both"/>
        <w:rPr>
          <w:rFonts w:ascii="Times New Roman" w:hAnsi="Times New Roman" w:eastAsia="Times New Roman" w:cs="Times New Roman"/>
          <w:color w:val="000000"/>
          <w:highlight w:val="white"/>
        </w:rPr>
      </w:pPr>
      <w:r>
        <w:rPr>
          <w:rFonts w:eastAsia="Times New Roman" w:cs="Times New Roman" w:ascii="Times New Roman" w:hAnsi="Times New Roman"/>
          <w:color w:val="000000"/>
          <w:shd w:fill="FFFFFF" w:val="clear"/>
        </w:rPr>
      </w:r>
    </w:p>
    <w:p>
      <w:pPr>
        <w:pStyle w:val="Normal"/>
        <w:spacing w:lineRule="auto" w:line="360"/>
        <w:jc w:val="both"/>
        <w:rPr>
          <w:rFonts w:ascii="Times New Roman" w:hAnsi="Times New Roman" w:cs="Times New Roman"/>
          <w:b/>
          <w:b/>
        </w:rPr>
      </w:pPr>
      <w:r>
        <w:rPr>
          <w:rFonts w:cs="Times New Roman" w:ascii="Times New Roman" w:hAnsi="Times New Roman"/>
          <w:b/>
        </w:rPr>
        <w:t xml:space="preserve">                 </w:t>
      </w:r>
      <w:r>
        <w:rPr>
          <w:rFonts w:cs="Times New Roman" w:ascii="Times New Roman" w:hAnsi="Times New Roman"/>
          <w:b/>
          <w:sz w:val="28"/>
        </w:rPr>
        <w:t xml:space="preserve">4. L’anthracnose de l’igname </w:t>
      </w:r>
      <w:r>
        <w:rPr>
          <w:rFonts w:cs="Times New Roman" w:ascii="Times New Roman" w:hAnsi="Times New Roman"/>
          <w:b/>
          <w:i/>
          <w:sz w:val="28"/>
        </w:rPr>
        <w:t>Dioscorea alata</w:t>
      </w:r>
    </w:p>
    <w:p>
      <w:pPr>
        <w:pStyle w:val="Normal"/>
        <w:spacing w:lineRule="auto" w:line="360"/>
        <w:jc w:val="both"/>
        <w:rPr>
          <w:rFonts w:ascii="Times New Roman" w:hAnsi="Times New Roman" w:cs="Times New Roman"/>
          <w:i/>
          <w:i/>
        </w:rPr>
      </w:pPr>
      <w:r>
        <w:rPr>
          <w:rFonts w:cs="Times New Roman" w:ascii="Times New Roman" w:hAnsi="Times New Roman"/>
          <w:i/>
        </w:rPr>
      </w:r>
    </w:p>
    <w:p>
      <w:pPr>
        <w:pStyle w:val="Normal"/>
        <w:spacing w:lineRule="auto" w:line="360"/>
        <w:jc w:val="both"/>
        <w:rPr>
          <w:rFonts w:ascii="Times New Roman" w:hAnsi="Times New Roman" w:eastAsia="Times New Roman" w:cs="Times New Roman"/>
          <w:color w:val="2E2E2E"/>
        </w:rPr>
      </w:pPr>
      <w:r>
        <w:rPr>
          <w:rFonts w:cs="Times New Roman" w:ascii="Times New Roman" w:hAnsi="Times New Roman"/>
        </w:rPr>
        <w:t xml:space="preserve">                 </w:t>
      </w:r>
      <w:r>
        <w:rPr>
          <w:rFonts w:cs="Times New Roman" w:ascii="Times New Roman" w:hAnsi="Times New Roman"/>
        </w:rPr>
        <w:t xml:space="preserve">L’anthracnose de l’igname </w:t>
      </w:r>
      <w:r>
        <w:rPr>
          <w:rFonts w:cs="Times New Roman" w:ascii="Times New Roman" w:hAnsi="Times New Roman"/>
          <w:i/>
        </w:rPr>
        <w:t>D. alata</w:t>
      </w:r>
      <w:r>
        <w:rPr>
          <w:rFonts w:cs="Times New Roman" w:ascii="Times New Roman" w:hAnsi="Times New Roman"/>
        </w:rPr>
        <w:t xml:space="preserve"> est une maladie « foudroyante » pouvant détruire une parcelle entière en quelques semaines. Elle ne se limite pas qu’à l’igname </w:t>
      </w:r>
      <w:r>
        <w:rPr>
          <w:rFonts w:cs="Times New Roman" w:ascii="Times New Roman" w:hAnsi="Times New Roman"/>
          <w:i/>
        </w:rPr>
        <w:t>D. alata</w:t>
      </w:r>
      <w:r>
        <w:rPr>
          <w:rFonts w:cs="Times New Roman" w:ascii="Times New Roman" w:hAnsi="Times New Roman"/>
        </w:rPr>
        <w:t xml:space="preserve">. En effet, les champignons du genre </w:t>
      </w:r>
      <w:r>
        <w:rPr>
          <w:rFonts w:cs="Times New Roman" w:ascii="Times New Roman" w:hAnsi="Times New Roman"/>
          <w:i/>
        </w:rPr>
        <w:t xml:space="preserve">Colletotrichum </w:t>
      </w:r>
      <w:r>
        <w:rPr>
          <w:rFonts w:cs="Times New Roman" w:ascii="Times New Roman" w:hAnsi="Times New Roman"/>
        </w:rPr>
        <w:t xml:space="preserve">spp, responsables de cette maladie, se sont répandus dans le monde entier et ont été détectés sur une large gamme d’hôtes (Bailey et al., 1992). L’anthracnose au sens large </w:t>
      </w:r>
      <w:r>
        <w:rPr>
          <w:rFonts w:eastAsia="Times New Roman" w:cs="Times New Roman" w:ascii="Times New Roman" w:hAnsi="Times New Roman"/>
          <w:color w:val="2E2E2E"/>
        </w:rPr>
        <w:t xml:space="preserve">affecte de nombreuses espèces de plantes, endommageant principalement les tissus, les tiges, les feuilles, les fleurs et les fruits (Bailey et </w:t>
      </w:r>
      <w:r>
        <w:rPr>
          <w:rFonts w:eastAsia="Times New Roman" w:cs="Times New Roman" w:ascii="Times New Roman" w:hAnsi="Times New Roman"/>
          <w:i/>
          <w:color w:val="2E2E2E"/>
        </w:rPr>
        <w:t>al.</w:t>
      </w:r>
      <w:r>
        <w:rPr>
          <w:rFonts w:eastAsia="Times New Roman" w:cs="Times New Roman" w:ascii="Times New Roman" w:hAnsi="Times New Roman"/>
          <w:color w:val="2E2E2E"/>
        </w:rPr>
        <w:t>, 1992)</w:t>
      </w:r>
      <w:r>
        <w:rPr>
          <w:rFonts w:eastAsia="Times New Roman" w:cs="Times New Roman" w:ascii="Times New Roman" w:hAnsi="Times New Roman"/>
          <w:color w:val="000000" w:themeColor="text1"/>
        </w:rPr>
        <w:t>. </w:t>
      </w:r>
      <w:r>
        <w:rPr>
          <w:rFonts w:eastAsia="Times New Roman" w:cs="Times New Roman" w:ascii="Times New Roman" w:hAnsi="Times New Roman"/>
          <w:color w:val="2E2E2E"/>
        </w:rPr>
        <w:t>Cette maladie fongique génère ainsi un problème phytosanitaire qui nuit au rendement de diverses cultures et provoque des pertes économiques importantes.</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b/>
          <w:b/>
          <w:i/>
          <w:i/>
          <w:u w:val="single"/>
        </w:rPr>
      </w:pPr>
      <w:r>
        <w:rPr>
          <w:rFonts w:cs="Times New Roman" w:ascii="Times New Roman" w:hAnsi="Times New Roman"/>
          <w:i/>
        </w:rPr>
        <w:t xml:space="preserve">                  </w:t>
      </w:r>
      <w:r>
        <w:rPr>
          <w:rFonts w:cs="Times New Roman" w:ascii="Times New Roman" w:hAnsi="Times New Roman"/>
          <w:b/>
        </w:rPr>
        <w:t xml:space="preserve">4.1. </w:t>
      </w:r>
      <w:r>
        <w:rPr>
          <w:rFonts w:cs="Times New Roman" w:ascii="Times New Roman" w:hAnsi="Times New Roman"/>
          <w:b/>
          <w:u w:val="single"/>
        </w:rPr>
        <w:t xml:space="preserve">Symptômes de l’anthracnose de l’igname </w:t>
      </w:r>
      <w:r>
        <w:rPr>
          <w:rFonts w:cs="Times New Roman" w:ascii="Times New Roman" w:hAnsi="Times New Roman"/>
          <w:b/>
          <w:i/>
          <w:u w:val="single"/>
        </w:rPr>
        <w:t>D. alata</w:t>
      </w:r>
    </w:p>
    <w:p>
      <w:pPr>
        <w:pStyle w:val="Normal"/>
        <w:spacing w:lineRule="auto" w:line="360"/>
        <w:jc w:val="both"/>
        <w:rPr>
          <w:rFonts w:ascii="Times New Roman" w:hAnsi="Times New Roman" w:cs="Times New Roman"/>
          <w:b/>
          <w:b/>
          <w:i/>
          <w:i/>
          <w:u w:val="single"/>
        </w:rPr>
      </w:pPr>
      <w:r>
        <w:rPr>
          <w:rFonts w:cs="Times New Roman" w:ascii="Times New Roman" w:hAnsi="Times New Roman"/>
          <w:b/>
          <w:i/>
          <w:u w:val="single"/>
        </w:rPr>
      </w:r>
    </w:p>
    <w:p>
      <w:pPr>
        <w:pStyle w:val="Normal"/>
        <w:spacing w:lineRule="auto" w:line="360"/>
        <w:jc w:val="both"/>
        <w:rPr>
          <w:rFonts w:ascii="Times New Roman" w:hAnsi="Times New Roman" w:cs="Times New Roman"/>
        </w:rPr>
      </w:pPr>
      <w:r>
        <w:rPr>
          <w:rFonts w:cs="Times New Roman" w:ascii="Times New Roman" w:hAnsi="Times New Roman"/>
          <w:i/>
        </w:rPr>
        <w:t xml:space="preserve">                  </w:t>
      </w:r>
      <w:r>
        <w:rPr>
          <w:rFonts w:cs="Times New Roman" w:ascii="Times New Roman" w:hAnsi="Times New Roman"/>
          <w:i/>
        </w:rPr>
        <w:t>C. gloeosporioides</w:t>
      </w:r>
      <w:r>
        <w:rPr>
          <w:rFonts w:cs="Times New Roman" w:ascii="Times New Roman" w:hAnsi="Times New Roman"/>
        </w:rPr>
        <w:t xml:space="preserve"> peut infecter toutes les parties de </w:t>
      </w:r>
      <w:r>
        <w:rPr>
          <w:rFonts w:cs="Times New Roman" w:ascii="Times New Roman" w:hAnsi="Times New Roman"/>
          <w:i/>
        </w:rPr>
        <w:t>D. alata</w:t>
      </w:r>
      <w:r>
        <w:rPr>
          <w:rFonts w:cs="Times New Roman" w:ascii="Times New Roman" w:hAnsi="Times New Roman"/>
        </w:rPr>
        <w:t>, aussi bien les parties aériennes (feuilles et tiges) que souterraines (tubercules). Généralement, l’aspect des symptômes est fortement influencé par les conditions environnementales, la sensibilité de la plante, l’âge du feuillage et le stade de l’épidémie (Winch et al., 1984). Les symptômes typiques de l’anthracnose de l’igname ont été communément décrits sur feuillage jeune comme des taches brunes à contours irréguliers, entourées d’une marge jaune, puis du noircissement de ces tâches laissant apparaître des nécroses. Quand les conditions climatiques sont propices, les lésions peuvent rapidement se propager et aboutir au flétrissement partiel ou total de la plante, provoquant à terme la mort de la plante et une destruction rapide de la parcelle (Guyader, 2014 ; Winch et al., 1984). Cependant, ces symptômes sont également des signes fréquents d’autres problèmes sanitaires ou d’autres maladies fongiques.</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8">
            <wp:simplePos x="0" y="0"/>
            <wp:positionH relativeFrom="margin">
              <wp:posOffset>621030</wp:posOffset>
            </wp:positionH>
            <wp:positionV relativeFrom="margin">
              <wp:posOffset>3437255</wp:posOffset>
            </wp:positionV>
            <wp:extent cx="1598295" cy="1947545"/>
            <wp:effectExtent l="0" t="0" r="0" b="0"/>
            <wp:wrapSquare wrapText="bothSides"/>
            <wp:docPr id="17" name="Image 19" descr="Capture%20d’écran%202020-05-11%20à%2018.2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9" descr="Capture%20d’écran%202020-05-11%20à%2018.29.42.png"/>
                    <pic:cNvPicPr>
                      <a:picLocks noChangeAspect="1" noChangeArrowheads="1"/>
                    </pic:cNvPicPr>
                  </pic:nvPicPr>
                  <pic:blipFill>
                    <a:blip r:embed="rId10"/>
                    <a:stretch>
                      <a:fillRect/>
                    </a:stretch>
                  </pic:blipFill>
                  <pic:spPr bwMode="auto">
                    <a:xfrm>
                      <a:off x="0" y="0"/>
                      <a:ext cx="1598295" cy="1947545"/>
                    </a:xfrm>
                    <a:prstGeom prst="rect">
                      <a:avLst/>
                    </a:prstGeom>
                  </pic:spPr>
                </pic:pic>
              </a:graphicData>
            </a:graphic>
          </wp:anchor>
        </w:drawing>
        <w:drawing>
          <wp:anchor behindDoc="0" distT="0" distB="0" distL="114300" distR="114300" simplePos="0" locked="0" layoutInCell="1" allowOverlap="1" relativeHeight="9">
            <wp:simplePos x="0" y="0"/>
            <wp:positionH relativeFrom="margin">
              <wp:posOffset>3138805</wp:posOffset>
            </wp:positionH>
            <wp:positionV relativeFrom="margin">
              <wp:posOffset>3434080</wp:posOffset>
            </wp:positionV>
            <wp:extent cx="2428240" cy="1947545"/>
            <wp:effectExtent l="0" t="0" r="0" b="0"/>
            <wp:wrapSquare wrapText="bothSides"/>
            <wp:docPr id="18" name="Image 22" descr="Capture%20d’écran%202020-05-11%20à%2020.5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2" descr="Capture%20d’écran%202020-05-11%20à%2020.55.17.png"/>
                    <pic:cNvPicPr>
                      <a:picLocks noChangeAspect="1" noChangeArrowheads="1"/>
                    </pic:cNvPicPr>
                  </pic:nvPicPr>
                  <pic:blipFill>
                    <a:blip r:embed="rId11"/>
                    <a:stretch>
                      <a:fillRect/>
                    </a:stretch>
                  </pic:blipFill>
                  <pic:spPr bwMode="auto">
                    <a:xfrm>
                      <a:off x="0" y="0"/>
                      <a:ext cx="2428240" cy="1947545"/>
                    </a:xfrm>
                    <a:prstGeom prst="rect">
                      <a:avLst/>
                    </a:prstGeom>
                  </pic:spPr>
                </pic:pic>
              </a:graphicData>
            </a:graphic>
          </wp:anchor>
        </w:drawing>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mc:AlternateContent>
          <mc:Choice Requires="wps">
            <w:drawing>
              <wp:anchor behindDoc="0" distT="0" distB="0" distL="114300" distR="114300" simplePos="0" locked="0" layoutInCell="1" allowOverlap="1" relativeHeight="14" wp14:anchorId="3EC826A2">
                <wp:simplePos x="0" y="0"/>
                <wp:positionH relativeFrom="column">
                  <wp:posOffset>163195</wp:posOffset>
                </wp:positionH>
                <wp:positionV relativeFrom="paragraph">
                  <wp:posOffset>212090</wp:posOffset>
                </wp:positionV>
                <wp:extent cx="2412365" cy="454025"/>
                <wp:effectExtent l="0" t="0" r="1270" b="3810"/>
                <wp:wrapSquare wrapText="bothSides"/>
                <wp:docPr id="19" name="Zone de texte 43"/>
                <a:graphic xmlns:a="http://schemas.openxmlformats.org/drawingml/2006/main">
                  <a:graphicData uri="http://schemas.microsoft.com/office/word/2010/wordprocessingShape">
                    <wps:wsp>
                      <wps:cNvSpPr/>
                      <wps:spPr>
                        <a:xfrm>
                          <a:off x="0" y="0"/>
                          <a:ext cx="2411640" cy="453240"/>
                        </a:xfrm>
                        <a:prstGeom prst="rect">
                          <a:avLst/>
                        </a:prstGeom>
                        <a:solidFill>
                          <a:srgbClr val="ffffff"/>
                        </a:solidFill>
                        <a:ln>
                          <a:noFill/>
                        </a:ln>
                      </wps:spPr>
                      <wps:style>
                        <a:lnRef idx="0"/>
                        <a:fillRef idx="0"/>
                        <a:effectRef idx="0"/>
                        <a:fontRef idx="minor"/>
                      </wps:style>
                      <wps:txbx>
                        <w:txbxContent>
                          <w:p>
                            <w:pPr>
                              <w:pStyle w:val="Caption1"/>
                              <w:spacing w:before="0" w:after="0"/>
                              <w:jc w:val="center"/>
                              <w:rPr>
                                <w:rFonts w:ascii="Times New Roman" w:hAnsi="Times New Roman" w:cs="Times New Roman"/>
                                <w:b/>
                                <w:b/>
                                <w:color w:val="000000" w:themeColor="text1"/>
                                <w:sz w:val="21"/>
                              </w:rPr>
                            </w:pPr>
                            <w:r>
                              <w:rPr>
                                <w:rFonts w:cs="Times New Roman" w:ascii="Times New Roman" w:hAnsi="Times New Roman"/>
                                <w:b/>
                                <w:color w:val="000000" w:themeColor="text1"/>
                                <w:sz w:val="21"/>
                              </w:rPr>
                              <w:t>Figure 2. Symptômes d'anthracnose sur feuille d'igname D. alata.</w:t>
                            </w:r>
                          </w:p>
                          <w:p>
                            <w:pPr>
                              <w:pStyle w:val="Caption1"/>
                              <w:spacing w:before="0" w:after="0"/>
                              <w:jc w:val="center"/>
                              <w:rPr>
                                <w:rFonts w:ascii="Times New Roman" w:hAnsi="Times New Roman" w:cs="Times New Roman"/>
                                <w:color w:val="000000" w:themeColor="text1"/>
                                <w:sz w:val="21"/>
                              </w:rPr>
                            </w:pPr>
                            <w:r>
                              <w:rPr>
                                <w:rFonts w:cs="Times New Roman" w:ascii="Times New Roman" w:hAnsi="Times New Roman"/>
                                <w:color w:val="000000" w:themeColor="text1"/>
                                <w:sz w:val="21"/>
                              </w:rPr>
                              <w:t>(Source : INRAE)</w:t>
                            </w:r>
                          </w:p>
                          <w:p>
                            <w:pPr>
                              <w:pStyle w:val="FrameContents"/>
                              <w:rPr>
                                <w:sz w:val="28"/>
                              </w:rPr>
                            </w:pPr>
                            <w:r>
                              <w:rPr/>
                            </w:r>
                          </w:p>
                        </w:txbxContent>
                      </wps:txbx>
                      <wps:bodyPr lIns="0" rIns="0" tIns="0" bIns="0">
                        <a:noAutofit/>
                      </wps:bodyPr>
                    </wps:wsp>
                  </a:graphicData>
                </a:graphic>
              </wp:anchor>
            </w:drawing>
          </mc:Choice>
          <mc:Fallback>
            <w:pict>
              <v:rect id="shape_0" ID="Zone de texte 43" fillcolor="white" stroked="f" style="position:absolute;margin-left:12.85pt;margin-top:16.7pt;width:189.85pt;height:35.65pt" wp14:anchorId="3EC826A2">
                <w10:wrap type="square"/>
                <v:fill o:detectmouseclick="t" type="solid" color2="black"/>
                <v:stroke color="#3465a4" joinstyle="round" endcap="flat"/>
                <v:textbox>
                  <w:txbxContent>
                    <w:p>
                      <w:pPr>
                        <w:pStyle w:val="Caption1"/>
                        <w:spacing w:before="0" w:after="0"/>
                        <w:jc w:val="center"/>
                        <w:rPr>
                          <w:rFonts w:ascii="Times New Roman" w:hAnsi="Times New Roman" w:cs="Times New Roman"/>
                          <w:b/>
                          <w:b/>
                          <w:color w:val="000000" w:themeColor="text1"/>
                          <w:sz w:val="21"/>
                        </w:rPr>
                      </w:pPr>
                      <w:r>
                        <w:rPr>
                          <w:rFonts w:cs="Times New Roman" w:ascii="Times New Roman" w:hAnsi="Times New Roman"/>
                          <w:b/>
                          <w:color w:val="000000" w:themeColor="text1"/>
                          <w:sz w:val="21"/>
                        </w:rPr>
                        <w:t>Figure 2. Symptômes d'anthracnose sur feuille d'igname D. alata.</w:t>
                      </w:r>
                    </w:p>
                    <w:p>
                      <w:pPr>
                        <w:pStyle w:val="Caption1"/>
                        <w:spacing w:before="0" w:after="0"/>
                        <w:jc w:val="center"/>
                        <w:rPr>
                          <w:rFonts w:ascii="Times New Roman" w:hAnsi="Times New Roman" w:cs="Times New Roman"/>
                          <w:color w:val="000000" w:themeColor="text1"/>
                          <w:sz w:val="21"/>
                        </w:rPr>
                      </w:pPr>
                      <w:r>
                        <w:rPr>
                          <w:rFonts w:cs="Times New Roman" w:ascii="Times New Roman" w:hAnsi="Times New Roman"/>
                          <w:color w:val="000000" w:themeColor="text1"/>
                          <w:sz w:val="21"/>
                        </w:rPr>
                        <w:t>(Source : INRAE)</w:t>
                      </w:r>
                    </w:p>
                    <w:p>
                      <w:pPr>
                        <w:pStyle w:val="FrameContents"/>
                        <w:rPr>
                          <w:sz w:val="28"/>
                        </w:rPr>
                      </w:pPr>
                      <w:r>
                        <w:rPr/>
                      </w:r>
                    </w:p>
                  </w:txbxContent>
                </v:textbox>
              </v:rect>
            </w:pict>
          </mc:Fallback>
        </mc:AlternateContent>
      </w:r>
    </w:p>
    <w:p>
      <w:pPr>
        <w:pStyle w:val="Normal"/>
        <w:spacing w:lineRule="auto" w:line="360"/>
        <w:jc w:val="both"/>
        <w:rPr>
          <w:rFonts w:ascii="Times New Roman" w:hAnsi="Times New Roman" w:cs="Times New Roman"/>
        </w:rPr>
      </w:pPr>
      <w:r>
        <w:rPr>
          <w:rFonts w:cs="Times New Roman" w:ascii="Times New Roman" w:hAnsi="Times New Roman"/>
        </w:rPr>
        <mc:AlternateContent>
          <mc:Choice Requires="wps">
            <w:drawing>
              <wp:anchor behindDoc="0" distT="0" distB="0" distL="114300" distR="114300" simplePos="0" locked="0" layoutInCell="1" allowOverlap="1" relativeHeight="15" wp14:anchorId="5378FDCD">
                <wp:simplePos x="0" y="0"/>
                <wp:positionH relativeFrom="column">
                  <wp:posOffset>3132455</wp:posOffset>
                </wp:positionH>
                <wp:positionV relativeFrom="paragraph">
                  <wp:posOffset>-41910</wp:posOffset>
                </wp:positionV>
                <wp:extent cx="2449830" cy="320675"/>
                <wp:effectExtent l="0" t="0" r="0" b="0"/>
                <wp:wrapSquare wrapText="bothSides"/>
                <wp:docPr id="21" name="Zone de texte 45"/>
                <a:graphic xmlns:a="http://schemas.openxmlformats.org/drawingml/2006/main">
                  <a:graphicData uri="http://schemas.microsoft.com/office/word/2010/wordprocessingShape">
                    <wps:wsp>
                      <wps:cNvSpPr/>
                      <wps:spPr>
                        <a:xfrm>
                          <a:off x="0" y="0"/>
                          <a:ext cx="2449080" cy="32004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sz w:val="20"/>
                              </w:rPr>
                            </w:pPr>
                            <w:r>
                              <w:rPr>
                                <w:rFonts w:cs="Times New Roman" w:ascii="Times New Roman" w:hAnsi="Times New Roman"/>
                                <w:b/>
                                <w:color w:val="000000" w:themeColor="text1"/>
                                <w:sz w:val="21"/>
                              </w:rPr>
                              <w:t>Figure 3.</w:t>
                            </w:r>
                            <w:r>
                              <w:rPr>
                                <w:color w:val="000000" w:themeColor="text1"/>
                                <w:sz w:val="21"/>
                              </w:rPr>
                              <w:t xml:space="preserve"> </w:t>
                            </w:r>
                            <w:r>
                              <w:rPr>
                                <w:rFonts w:cs="Times New Roman" w:ascii="Times New Roman" w:hAnsi="Times New Roman"/>
                                <w:b/>
                                <w:color w:val="000000" w:themeColor="text1"/>
                                <w:sz w:val="22"/>
                              </w:rPr>
                              <w:t xml:space="preserve">Foyer d'anthracnose sur culture d’igname D. alata </w:t>
                            </w:r>
                            <w:r>
                              <w:rPr>
                                <w:rFonts w:cs="Times New Roman" w:ascii="Times New Roman" w:hAnsi="Times New Roman"/>
                                <w:color w:val="000000" w:themeColor="text1"/>
                                <w:sz w:val="22"/>
                              </w:rPr>
                              <w:t>(Frézal, 2005)</w:t>
                            </w:r>
                          </w:p>
                        </w:txbxContent>
                      </wps:txbx>
                      <wps:bodyPr lIns="0" rIns="0" tIns="0" bIns="0">
                        <a:spAutoFit/>
                      </wps:bodyPr>
                    </wps:wsp>
                  </a:graphicData>
                </a:graphic>
              </wp:anchor>
            </w:drawing>
          </mc:Choice>
          <mc:Fallback>
            <w:pict>
              <v:rect id="shape_0" ID="Zone de texte 45" fillcolor="white" stroked="f" style="position:absolute;margin-left:246.65pt;margin-top:-3.3pt;width:192.8pt;height:25.15pt" wp14:anchorId="5378FDCD">
                <w10:wrap type="square"/>
                <v:fill o:detectmouseclick="t" type="solid" color2="black"/>
                <v:stroke color="#3465a4" joinstyle="round" endcap="flat"/>
                <v:textbox>
                  <w:txbxContent>
                    <w:p>
                      <w:pPr>
                        <w:pStyle w:val="Caption1"/>
                        <w:spacing w:before="0" w:after="200"/>
                        <w:jc w:val="center"/>
                        <w:rPr>
                          <w:sz w:val="20"/>
                        </w:rPr>
                      </w:pPr>
                      <w:r>
                        <w:rPr>
                          <w:rFonts w:cs="Times New Roman" w:ascii="Times New Roman" w:hAnsi="Times New Roman"/>
                          <w:b/>
                          <w:color w:val="000000" w:themeColor="text1"/>
                          <w:sz w:val="21"/>
                        </w:rPr>
                        <w:t>Figure 3.</w:t>
                      </w:r>
                      <w:r>
                        <w:rPr>
                          <w:color w:val="000000" w:themeColor="text1"/>
                          <w:sz w:val="21"/>
                        </w:rPr>
                        <w:t xml:space="preserve"> </w:t>
                      </w:r>
                      <w:r>
                        <w:rPr>
                          <w:rFonts w:cs="Times New Roman" w:ascii="Times New Roman" w:hAnsi="Times New Roman"/>
                          <w:b/>
                          <w:color w:val="000000" w:themeColor="text1"/>
                          <w:sz w:val="22"/>
                        </w:rPr>
                        <w:t xml:space="preserve">Foyer d'anthracnose sur culture d’igname D. alata </w:t>
                      </w:r>
                      <w:r>
                        <w:rPr>
                          <w:rFonts w:cs="Times New Roman" w:ascii="Times New Roman" w:hAnsi="Times New Roman"/>
                          <w:color w:val="000000" w:themeColor="text1"/>
                          <w:sz w:val="22"/>
                        </w:rPr>
                        <w:t>(Frézal, 2005)</w:t>
                      </w:r>
                    </w:p>
                  </w:txbxContent>
                </v:textbox>
              </v:rect>
            </w:pict>
          </mc:Fallback>
        </mc:AlternateContent>
      </w:r>
    </w:p>
    <w:p>
      <w:pPr>
        <w:pStyle w:val="Normal"/>
        <w:spacing w:lineRule="auto" w:line="360"/>
        <w:jc w:val="both"/>
        <w:rPr>
          <w:rFonts w:ascii="Times New Roman" w:hAnsi="Times New Roman" w:cs="Times New Roman"/>
          <w:b/>
          <w:b/>
        </w:rPr>
      </w:pPr>
      <w:r>
        <w:rPr>
          <w:rFonts w:cs="Times New Roman" w:ascii="Times New Roman" w:hAnsi="Times New Roman"/>
          <w:b/>
        </w:rPr>
        <w:t xml:space="preserve">                 </w:t>
      </w:r>
    </w:p>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b/>
          <w:b/>
          <w:u w:val="single"/>
        </w:rPr>
      </w:pPr>
      <w:r>
        <w:rPr>
          <w:rFonts w:cs="Times New Roman" w:ascii="Times New Roman" w:hAnsi="Times New Roman"/>
          <w:b/>
        </w:rPr>
        <w:t xml:space="preserve">                 </w:t>
      </w:r>
      <w:r>
        <w:rPr>
          <w:rFonts w:cs="Times New Roman" w:ascii="Times New Roman" w:hAnsi="Times New Roman"/>
          <w:b/>
        </w:rPr>
        <w:t xml:space="preserve">4.2. </w:t>
      </w:r>
      <w:r>
        <w:rPr>
          <w:rFonts w:cs="Times New Roman" w:ascii="Times New Roman" w:hAnsi="Times New Roman"/>
          <w:b/>
          <w:u w:val="single"/>
        </w:rPr>
        <w:t xml:space="preserve">Cycle épidémiologique de l’anthracnose </w:t>
      </w:r>
    </w:p>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Les épidémies d’anthracnose sont étroitement liées à la multiplication végétative du champignon </w:t>
      </w:r>
      <w:r>
        <w:rPr>
          <w:rFonts w:cs="Times New Roman" w:ascii="Times New Roman" w:hAnsi="Times New Roman"/>
          <w:i/>
        </w:rPr>
        <w:t>C. gloeosporioides</w:t>
      </w:r>
      <w:r>
        <w:rPr>
          <w:rFonts w:cs="Times New Roman" w:ascii="Times New Roman" w:hAnsi="Times New Roman"/>
        </w:rPr>
        <w:t>. Le cycle démarre par l’infection de feuilles en cours de maturation ou à peine matures et se poursuit par la propagation de la maladie (</w:t>
      </w:r>
      <w:r>
        <w:rPr>
          <w:rFonts w:cs="Times New Roman" w:ascii="Times New Roman" w:hAnsi="Times New Roman"/>
          <w:i/>
        </w:rPr>
        <w:t>via</w:t>
      </w:r>
      <w:r>
        <w:rPr>
          <w:rFonts w:cs="Times New Roman" w:ascii="Times New Roman" w:hAnsi="Times New Roman"/>
        </w:rPr>
        <w:t xml:space="preserve"> les spores asexuées) vers les plus jeunes feuilles, très sensibles. La propagation continue ensuite de proche en proche sur le feuillage jeune des plantes (Degras, 1984). Quand les conditions sont optimales et les génotypes hôtes particulièrement sensibles (le cultivar Pacala par exemple), l’infection peut rapidement conduire à la </w:t>
      </w:r>
      <w:r>
        <w:drawing>
          <wp:anchor behindDoc="1" distT="0" distB="0" distL="114300" distR="114300" simplePos="0" locked="0" layoutInCell="1" allowOverlap="1" relativeHeight="2">
            <wp:simplePos x="0" y="0"/>
            <wp:positionH relativeFrom="margin">
              <wp:posOffset>1158875</wp:posOffset>
            </wp:positionH>
            <wp:positionV relativeFrom="margin">
              <wp:posOffset>456565</wp:posOffset>
            </wp:positionV>
            <wp:extent cx="4117340" cy="3313430"/>
            <wp:effectExtent l="0" t="0" r="0" b="0"/>
            <wp:wrapSquare wrapText="bothSides"/>
            <wp:docPr id="23" name="Image 7" descr="https://www6.inrae.fr/var/internet6_national_epiarch/storage/images/media/blocs-libres/dcycle-anthracnose/cycle_anthracnose/32991-2-fre-FR/Cycle_anthracn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7" descr="https://www6.inrae.fr/var/internet6_national_epiarch/storage/images/media/blocs-libres/dcycle-anthracnose/cycle_anthracnose/32991-2-fre-FR/Cycle_anthracnose.jpg"/>
                    <pic:cNvPicPr>
                      <a:picLocks noChangeAspect="1" noChangeArrowheads="1"/>
                    </pic:cNvPicPr>
                  </pic:nvPicPr>
                  <pic:blipFill>
                    <a:blip r:embed="rId12"/>
                    <a:stretch>
                      <a:fillRect/>
                    </a:stretch>
                  </pic:blipFill>
                  <pic:spPr bwMode="auto">
                    <a:xfrm>
                      <a:off x="0" y="0"/>
                      <a:ext cx="4117340" cy="3313430"/>
                    </a:xfrm>
                    <a:prstGeom prst="rect">
                      <a:avLst/>
                    </a:prstGeom>
                  </pic:spPr>
                </pic:pic>
              </a:graphicData>
            </a:graphic>
          </wp:anchor>
        </w:drawing>
      </w:r>
      <w:r>
        <w:rPr>
          <w:rFonts w:cs="Times New Roman" w:ascii="Times New Roman" w:hAnsi="Times New Roman"/>
        </w:rPr>
        <w:t>n</w:t>
      </w:r>
      <w:r>
        <w:rPr>
          <w:rFonts w:cs="Times New Roman" w:ascii="Times New Roman" w:hAnsi="Times New Roman"/>
        </w:rPr>
        <w:t xml:space="preserve">écrose totale de la jeune plante avant même l’initiation de la tubérisation. </w:t>
      </w:r>
    </w:p>
    <w:p>
      <w:pPr>
        <w:pStyle w:val="Normal"/>
        <w:rPr>
          <w:rFonts w:ascii="Times New Roman" w:hAnsi="Times New Roman" w:eastAsia="Times New Roman" w:cs="Times New Roman"/>
          <w:lang w:eastAsia="fr-FR"/>
        </w:rPr>
      </w:pPr>
      <w:r>
        <w:rPr>
          <w:rFonts w:eastAsia="Times New Roman" w:cs="Times New Roman" w:ascii="Times New Roman" w:hAnsi="Times New Roman"/>
          <w:lang w:eastAsia="fr-FR"/>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mc:AlternateContent>
          <mc:Choice Requires="wps">
            <w:drawing>
              <wp:anchor behindDoc="0" distT="0" distB="0" distL="114300" distR="114300" simplePos="0" locked="0" layoutInCell="1" allowOverlap="1" relativeHeight="16" wp14:anchorId="53E9853D">
                <wp:simplePos x="0" y="0"/>
                <wp:positionH relativeFrom="column">
                  <wp:posOffset>621030</wp:posOffset>
                </wp:positionH>
                <wp:positionV relativeFrom="paragraph">
                  <wp:posOffset>182880</wp:posOffset>
                </wp:positionV>
                <wp:extent cx="4980940" cy="406400"/>
                <wp:effectExtent l="0" t="0" r="0" b="635"/>
                <wp:wrapSquare wrapText="bothSides"/>
                <wp:docPr id="24" name="Zone de texte 46"/>
                <a:graphic xmlns:a="http://schemas.openxmlformats.org/drawingml/2006/main">
                  <a:graphicData uri="http://schemas.microsoft.com/office/word/2010/wordprocessingShape">
                    <wps:wsp>
                      <wps:cNvSpPr/>
                      <wps:spPr>
                        <a:xfrm>
                          <a:off x="0" y="0"/>
                          <a:ext cx="4980240" cy="405720"/>
                        </a:xfrm>
                        <a:prstGeom prst="rect">
                          <a:avLst/>
                        </a:prstGeom>
                        <a:solidFill>
                          <a:srgbClr val="ffffff"/>
                        </a:solidFill>
                        <a:ln>
                          <a:noFill/>
                        </a:ln>
                      </wps:spPr>
                      <wps:style>
                        <a:lnRef idx="0"/>
                        <a:fillRef idx="0"/>
                        <a:effectRef idx="0"/>
                        <a:fontRef idx="minor"/>
                      </wps:style>
                      <wps:txbx>
                        <w:txbxContent>
                          <w:p>
                            <w:pPr>
                              <w:pStyle w:val="Caption1"/>
                              <w:spacing w:before="0" w:after="0"/>
                              <w:jc w:val="center"/>
                              <w:rPr>
                                <w:rFonts w:ascii="Times New Roman" w:hAnsi="Times New Roman" w:cs="Times New Roman"/>
                                <w:color w:val="000000" w:themeColor="text1"/>
                                <w:sz w:val="22"/>
                              </w:rPr>
                            </w:pPr>
                            <w:r>
                              <w:rPr>
                                <w:rFonts w:cs="Times New Roman" w:ascii="Times New Roman" w:hAnsi="Times New Roman"/>
                                <w:b/>
                                <w:color w:val="000000" w:themeColor="text1"/>
                                <w:sz w:val="21"/>
                              </w:rPr>
                              <w:t xml:space="preserve">Figure 4. </w:t>
                            </w:r>
                            <w:r>
                              <w:rPr>
                                <w:rFonts w:cs="Times New Roman" w:ascii="Times New Roman" w:hAnsi="Times New Roman"/>
                                <w:b/>
                                <w:color w:val="000000" w:themeColor="text1"/>
                                <w:sz w:val="22"/>
                              </w:rPr>
                              <w:t>Cycle épidémiologique de l'anthracnose de l'igname</w:t>
                            </w:r>
                          </w:p>
                          <w:p>
                            <w:pPr>
                              <w:pStyle w:val="Caption1"/>
                              <w:spacing w:before="0" w:after="0"/>
                              <w:jc w:val="center"/>
                              <w:rPr>
                                <w:rFonts w:ascii="Times New Roman" w:hAnsi="Times New Roman" w:eastAsia="Times New Roman" w:cs="Times New Roman"/>
                                <w:color w:val="000000" w:themeColor="text1"/>
                                <w:sz w:val="24"/>
                              </w:rPr>
                            </w:pPr>
                            <w:r>
                              <w:rPr>
                                <w:rFonts w:cs="Times New Roman" w:ascii="Times New Roman" w:hAnsi="Times New Roman"/>
                                <w:color w:val="000000" w:themeColor="text1"/>
                                <w:sz w:val="22"/>
                              </w:rPr>
                              <w:t>Schéma : S. Guyader, INRAE</w:t>
                            </w:r>
                          </w:p>
                          <w:p>
                            <w:pPr>
                              <w:pStyle w:val="Caption1"/>
                              <w:spacing w:before="0" w:after="200"/>
                              <w:rPr>
                                <w:rFonts w:ascii="Times New Roman" w:hAnsi="Times New Roman" w:eastAsia="Times New Roman" w:cs="Times New Roman"/>
                              </w:rPr>
                            </w:pPr>
                            <w:r>
                              <w:rPr/>
                            </w:r>
                          </w:p>
                        </w:txbxContent>
                      </wps:txbx>
                      <wps:bodyPr lIns="0" rIns="0" tIns="0" bIns="0">
                        <a:noAutofit/>
                      </wps:bodyPr>
                    </wps:wsp>
                  </a:graphicData>
                </a:graphic>
              </wp:anchor>
            </w:drawing>
          </mc:Choice>
          <mc:Fallback>
            <w:pict>
              <v:rect id="shape_0" ID="Zone de texte 46" fillcolor="white" stroked="f" style="position:absolute;margin-left:48.9pt;margin-top:14.4pt;width:392.1pt;height:31.9pt" wp14:anchorId="53E9853D">
                <w10:wrap type="square"/>
                <v:fill o:detectmouseclick="t" type="solid" color2="black"/>
                <v:stroke color="#3465a4" joinstyle="round" endcap="flat"/>
                <v:textbox>
                  <w:txbxContent>
                    <w:p>
                      <w:pPr>
                        <w:pStyle w:val="Caption1"/>
                        <w:spacing w:before="0" w:after="0"/>
                        <w:jc w:val="center"/>
                        <w:rPr>
                          <w:rFonts w:ascii="Times New Roman" w:hAnsi="Times New Roman" w:cs="Times New Roman"/>
                          <w:color w:val="000000" w:themeColor="text1"/>
                          <w:sz w:val="22"/>
                        </w:rPr>
                      </w:pPr>
                      <w:r>
                        <w:rPr>
                          <w:rFonts w:cs="Times New Roman" w:ascii="Times New Roman" w:hAnsi="Times New Roman"/>
                          <w:b/>
                          <w:color w:val="000000" w:themeColor="text1"/>
                          <w:sz w:val="21"/>
                        </w:rPr>
                        <w:t xml:space="preserve">Figure 4. </w:t>
                      </w:r>
                      <w:r>
                        <w:rPr>
                          <w:rFonts w:cs="Times New Roman" w:ascii="Times New Roman" w:hAnsi="Times New Roman"/>
                          <w:b/>
                          <w:color w:val="000000" w:themeColor="text1"/>
                          <w:sz w:val="22"/>
                        </w:rPr>
                        <w:t>Cycle épidémiologique de l'anthracnose de l'igname</w:t>
                      </w:r>
                    </w:p>
                    <w:p>
                      <w:pPr>
                        <w:pStyle w:val="Caption1"/>
                        <w:spacing w:before="0" w:after="0"/>
                        <w:jc w:val="center"/>
                        <w:rPr>
                          <w:rFonts w:ascii="Times New Roman" w:hAnsi="Times New Roman" w:eastAsia="Times New Roman" w:cs="Times New Roman"/>
                          <w:color w:val="000000" w:themeColor="text1"/>
                          <w:sz w:val="24"/>
                        </w:rPr>
                      </w:pPr>
                      <w:r>
                        <w:rPr>
                          <w:rFonts w:cs="Times New Roman" w:ascii="Times New Roman" w:hAnsi="Times New Roman"/>
                          <w:color w:val="000000" w:themeColor="text1"/>
                          <w:sz w:val="22"/>
                        </w:rPr>
                        <w:t>Schéma : S. Guyader, INRAE</w:t>
                      </w:r>
                    </w:p>
                    <w:p>
                      <w:pPr>
                        <w:pStyle w:val="Caption1"/>
                        <w:spacing w:before="0" w:after="200"/>
                        <w:rPr>
                          <w:rFonts w:ascii="Times New Roman" w:hAnsi="Times New Roman" w:eastAsia="Times New Roman" w:cs="Times New Roman"/>
                        </w:rPr>
                      </w:pPr>
                      <w:r>
                        <w:rPr/>
                      </w:r>
                    </w:p>
                  </w:txbxContent>
                </v:textbox>
              </v:rect>
            </w:pict>
          </mc:Fallback>
        </mc:AlternateConten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L’inoculum primaire initie l’épidémie </w:t>
      </w:r>
      <w:r>
        <w:rPr>
          <w:rFonts w:cs="Times New Roman" w:ascii="Times New Roman" w:hAnsi="Times New Roman"/>
          <w:i/>
        </w:rPr>
        <w:t>(Figure 4)</w:t>
      </w:r>
      <w:r>
        <w:rPr>
          <w:rFonts w:cs="Times New Roman" w:ascii="Times New Roman" w:hAnsi="Times New Roman"/>
        </w:rPr>
        <w:t xml:space="preserve"> au début de la saison pluvieuse, à partir de mai-juillet. Il est généralement admis que les deux sources majeures d’inoculum de </w:t>
      </w:r>
      <w:r>
        <w:rPr>
          <w:rFonts w:cs="Times New Roman" w:ascii="Times New Roman" w:hAnsi="Times New Roman"/>
          <w:i/>
        </w:rPr>
        <w:t>Colletotrichum</w:t>
      </w:r>
      <w:r>
        <w:rPr>
          <w:rFonts w:cs="Times New Roman" w:ascii="Times New Roman" w:hAnsi="Times New Roman"/>
        </w:rPr>
        <w:t xml:space="preserve"> spp. sont les spores asexuées (conidies) ou sexuées (ascospores) et peuvent provenir de plusieurs hôtes (Bailey et </w:t>
      </w:r>
      <w:r>
        <w:rPr>
          <w:rFonts w:cs="Times New Roman" w:ascii="Times New Roman" w:hAnsi="Times New Roman"/>
          <w:i/>
        </w:rPr>
        <w:t>al.</w:t>
      </w:r>
      <w:r>
        <w:rPr>
          <w:rFonts w:cs="Times New Roman" w:ascii="Times New Roman" w:hAnsi="Times New Roman"/>
        </w:rPr>
        <w:t xml:space="preserve">, 1992). En effet, certains isolats de </w:t>
      </w:r>
      <w:r>
        <w:rPr>
          <w:rFonts w:cs="Times New Roman" w:ascii="Times New Roman" w:hAnsi="Times New Roman"/>
          <w:i/>
        </w:rPr>
        <w:t>Colletotrichum</w:t>
      </w:r>
      <w:r>
        <w:rPr>
          <w:rFonts w:cs="Times New Roman" w:ascii="Times New Roman" w:hAnsi="Times New Roman"/>
        </w:rPr>
        <w:t xml:space="preserve"> provenant d’autres hôtes tels que les plantes adventices et les arbres fruitiers environnants peuvent infester l’igname. Les plants infestés par ces isolats ont montré des lésions modérées à légères dans certains cas (Abang et </w:t>
      </w:r>
      <w:r>
        <w:rPr>
          <w:rFonts w:cs="Times New Roman" w:ascii="Times New Roman" w:hAnsi="Times New Roman"/>
          <w:i/>
        </w:rPr>
        <w:t>al.</w:t>
      </w:r>
      <w:r>
        <w:rPr>
          <w:rFonts w:cs="Times New Roman" w:ascii="Times New Roman" w:hAnsi="Times New Roman"/>
        </w:rPr>
        <w:t xml:space="preserve">, 2006) laissant penser à une possibilité d’adaptabilité permettant le renouvellement biologique de </w:t>
      </w:r>
      <w:r>
        <w:rPr>
          <w:rFonts w:cs="Times New Roman" w:ascii="Times New Roman" w:hAnsi="Times New Roman"/>
          <w:i/>
        </w:rPr>
        <w:t>Colletotrichum</w:t>
      </w:r>
      <w:r>
        <w:rPr>
          <w:rFonts w:cs="Times New Roman" w:ascii="Times New Roman" w:hAnsi="Times New Roman"/>
        </w:rPr>
        <w:t xml:space="preserve"> et favorisant aussi la ré-infestation de la plante en période propice.</w:t>
      </w:r>
    </w:p>
    <w:p>
      <w:pPr>
        <w:pStyle w:val="Normal"/>
        <w:spacing w:lineRule="auto" w:line="360"/>
        <w:jc w:val="both"/>
        <w:rPr>
          <w:rFonts w:ascii="Times New Roman" w:hAnsi="Times New Roman" w:cs="Times New Roman"/>
          <w:color w:val="222222"/>
        </w:rPr>
      </w:pPr>
      <w:r>
        <w:rPr>
          <w:rFonts w:cs="Times New Roman" w:ascii="Times New Roman" w:hAnsi="Times New Roman"/>
          <w:color w:val="222222"/>
        </w:rPr>
        <w:t xml:space="preserve">La dissémination se fait naturellement par les pluies qui dispersent les conidies à de relativement courtes distances (quelques centimètres à 1 mètre), le vent à de plus longues distances (on suppose que le vent transporte les ascospores car c’est le cas chez les ascomycètes en général) et de manière artificielle par le transport des semences infectées (Penet et </w:t>
      </w:r>
      <w:r>
        <w:rPr>
          <w:rFonts w:cs="Times New Roman" w:ascii="Times New Roman" w:hAnsi="Times New Roman"/>
          <w:i/>
          <w:color w:val="222222"/>
        </w:rPr>
        <w:t>al.</w:t>
      </w:r>
      <w:r>
        <w:rPr>
          <w:rFonts w:cs="Times New Roman" w:ascii="Times New Roman" w:hAnsi="Times New Roman"/>
          <w:color w:val="222222"/>
        </w:rPr>
        <w:t>, 2014).</w:t>
      </w:r>
    </w:p>
    <w:p>
      <w:pPr>
        <w:pStyle w:val="Normal"/>
        <w:spacing w:lineRule="auto" w:line="360"/>
        <w:jc w:val="both"/>
        <w:rPr>
          <w:rFonts w:ascii="Times New Roman" w:hAnsi="Times New Roman" w:cs="Times New Roman"/>
          <w:color w:val="222222"/>
        </w:rPr>
      </w:pPr>
      <w:r>
        <w:rPr>
          <w:rFonts w:cs="Times New Roman" w:ascii="Times New Roman" w:hAnsi="Times New Roman"/>
          <w:color w:val="222222"/>
        </w:rPr>
        <w:t xml:space="preserve">Lorsqu'une spore entre en contact avec la surface foliaire, la pénétration du champignon peut se faire de deux manières : </w:t>
      </w:r>
    </w:p>
    <w:p>
      <w:pPr>
        <w:pStyle w:val="ListParagraph"/>
        <w:numPr>
          <w:ilvl w:val="0"/>
          <w:numId w:val="4"/>
        </w:numPr>
        <w:spacing w:lineRule="auto" w:line="360"/>
        <w:jc w:val="both"/>
        <w:rPr>
          <w:rFonts w:ascii="Times New Roman" w:hAnsi="Times New Roman" w:cs="Times New Roman"/>
          <w:color w:val="222222"/>
        </w:rPr>
      </w:pPr>
      <w:r>
        <w:rPr>
          <w:rFonts w:cs="Times New Roman" w:ascii="Times New Roman" w:hAnsi="Times New Roman"/>
          <w:color w:val="222222"/>
        </w:rPr>
        <w:t xml:space="preserve">Soit en infectant une abrasion présente sur la plante, les stomates : les </w:t>
      </w:r>
      <w:r>
        <w:rPr>
          <w:rFonts w:cs="Times New Roman" w:ascii="Times New Roman" w:hAnsi="Times New Roman"/>
          <w:i/>
          <w:color w:val="222222"/>
        </w:rPr>
        <w:t>D. alata</w:t>
      </w:r>
      <w:r>
        <w:rPr>
          <w:rFonts w:cs="Times New Roman" w:ascii="Times New Roman" w:hAnsi="Times New Roman"/>
          <w:color w:val="222222"/>
        </w:rPr>
        <w:t xml:space="preserve"> sont munies de stomates les rendant plus sensibles aux attaques du champignon (Bailey</w:t>
      </w:r>
      <w:r>
        <w:rPr>
          <w:rFonts w:cs="Times New Roman" w:ascii="Times New Roman" w:hAnsi="Times New Roman"/>
          <w:color w:val="222222"/>
          <w:sz w:val="18"/>
        </w:rPr>
        <w:t xml:space="preserve"> </w:t>
      </w:r>
      <w:r>
        <w:rPr>
          <w:rFonts w:cs="Times New Roman" w:ascii="Times New Roman" w:hAnsi="Times New Roman"/>
          <w:color w:val="222222"/>
        </w:rPr>
        <w:t>et</w:t>
      </w:r>
      <w:r>
        <w:rPr>
          <w:rFonts w:cs="Times New Roman" w:ascii="Times New Roman" w:hAnsi="Times New Roman"/>
          <w:color w:val="222222"/>
          <w:sz w:val="20"/>
        </w:rPr>
        <w:t xml:space="preserve"> </w:t>
      </w:r>
      <w:r>
        <w:rPr>
          <w:rFonts w:cs="Times New Roman" w:ascii="Times New Roman" w:hAnsi="Times New Roman"/>
          <w:i/>
          <w:color w:val="222222"/>
        </w:rPr>
        <w:t>al.</w:t>
      </w:r>
      <w:r>
        <w:rPr>
          <w:rFonts w:cs="Times New Roman" w:ascii="Times New Roman" w:hAnsi="Times New Roman"/>
          <w:color w:val="222222"/>
        </w:rPr>
        <w:t xml:space="preserve">, </w:t>
      </w:r>
      <w:r>
        <w:rPr>
          <w:rFonts w:cs="Times New Roman" w:ascii="Times New Roman" w:hAnsi="Times New Roman"/>
          <w:color w:val="222222"/>
          <w:sz w:val="22"/>
        </w:rPr>
        <w:t>1992</w:t>
      </w:r>
      <w:r>
        <w:rPr>
          <w:rFonts w:cs="Times New Roman" w:ascii="Times New Roman" w:hAnsi="Times New Roman"/>
          <w:color w:val="222222"/>
          <w:sz w:val="10"/>
        </w:rPr>
        <w:t> </w:t>
      </w:r>
      <w:r>
        <w:rPr>
          <w:rFonts w:cs="Times New Roman" w:ascii="Times New Roman" w:hAnsi="Times New Roman"/>
          <w:color w:val="222222"/>
        </w:rPr>
        <w:t>;</w:t>
      </w:r>
      <w:r>
        <w:rPr>
          <w:rFonts w:cs="Times New Roman" w:ascii="Times New Roman" w:hAnsi="Times New Roman"/>
          <w:color w:val="222222"/>
          <w:sz w:val="20"/>
        </w:rPr>
        <w:t xml:space="preserve"> </w:t>
      </w:r>
      <w:r>
        <w:rPr>
          <w:rFonts w:cs="Times New Roman" w:ascii="Times New Roman" w:hAnsi="Times New Roman"/>
          <w:color w:val="222222"/>
        </w:rPr>
        <w:t>Baudin, 1966)</w:t>
      </w:r>
    </w:p>
    <w:p>
      <w:pPr>
        <w:pStyle w:val="ListParagraph"/>
        <w:numPr>
          <w:ilvl w:val="0"/>
          <w:numId w:val="4"/>
        </w:numPr>
        <w:spacing w:lineRule="auto" w:line="360"/>
        <w:jc w:val="both"/>
        <w:rPr>
          <w:rFonts w:ascii="Times New Roman" w:hAnsi="Times New Roman" w:cs="Times New Roman"/>
          <w:color w:val="222222"/>
        </w:rPr>
      </w:pPr>
      <w:r>
        <w:rPr>
          <w:rFonts w:cs="Times New Roman" w:ascii="Times New Roman" w:hAnsi="Times New Roman"/>
          <w:color w:val="222222"/>
        </w:rPr>
        <w:t xml:space="preserve">Soit par la pénétration directe du tube germinatif au travers de la cuticule de la feuille, après formation d’un appressorium. L’appressorium permet en effet la pénétration de l’hyphe d’infection directement à travers la cuticule de la plante en raison de la pression hydrostatique et de la digestion enzymatique de la cuticule (Bailey et </w:t>
      </w:r>
      <w:r>
        <w:rPr>
          <w:rFonts w:cs="Times New Roman" w:ascii="Times New Roman" w:hAnsi="Times New Roman"/>
          <w:i/>
          <w:color w:val="222222"/>
        </w:rPr>
        <w:t>al.</w:t>
      </w:r>
      <w:r>
        <w:rPr>
          <w:rFonts w:cs="Times New Roman" w:ascii="Times New Roman" w:hAnsi="Times New Roman"/>
          <w:color w:val="222222"/>
        </w:rPr>
        <w:t>, 1992).</w:t>
      </w:r>
    </w:p>
    <w:p>
      <w:pPr>
        <w:pStyle w:val="Normal"/>
        <w:spacing w:lineRule="auto" w:line="360"/>
        <w:jc w:val="both"/>
        <w:rPr>
          <w:rFonts w:ascii="Times New Roman" w:hAnsi="Times New Roman" w:cs="Times New Roman"/>
          <w:color w:val="222222"/>
        </w:rPr>
      </w:pPr>
      <w:r>
        <w:rPr>
          <w:rFonts w:cs="Times New Roman" w:ascii="Times New Roman" w:hAnsi="Times New Roman"/>
          <w:color w:val="222222"/>
        </w:rPr>
        <w:t xml:space="preserve">En réalité, le développement fongique continu sans causer de dégâts apparents à la plante au cours de l’invasion, c’est la phase 1 dite asymptomatique, puis au cours de la phase 2 (maladie), après une période de latence de 3 à 7 jours, </w:t>
      </w:r>
      <w:r>
        <w:rPr>
          <w:rFonts w:cs="Times New Roman" w:ascii="Times New Roman" w:hAnsi="Times New Roman"/>
          <w:i/>
          <w:color w:val="222222"/>
        </w:rPr>
        <w:t xml:space="preserve">C. gloeosporioides </w:t>
      </w:r>
      <w:r>
        <w:rPr>
          <w:rFonts w:cs="Times New Roman" w:ascii="Times New Roman" w:hAnsi="Times New Roman"/>
          <w:color w:val="222222"/>
        </w:rPr>
        <w:t xml:space="preserve">cause des nécroses apparentes aux structures infectées, se développe rapidement et se nourrit de leur décomposition (Bailey et </w:t>
      </w:r>
      <w:r>
        <w:rPr>
          <w:rFonts w:cs="Times New Roman" w:ascii="Times New Roman" w:hAnsi="Times New Roman"/>
          <w:i/>
          <w:color w:val="222222"/>
        </w:rPr>
        <w:t>al.</w:t>
      </w:r>
      <w:r>
        <w:rPr>
          <w:rFonts w:cs="Times New Roman" w:ascii="Times New Roman" w:hAnsi="Times New Roman"/>
          <w:color w:val="222222"/>
        </w:rPr>
        <w:t xml:space="preserve">, 1992 ; S. Guyader et </w:t>
      </w:r>
      <w:r>
        <w:rPr>
          <w:rFonts w:cs="Times New Roman" w:ascii="Times New Roman" w:hAnsi="Times New Roman"/>
          <w:i/>
          <w:color w:val="222222"/>
        </w:rPr>
        <w:t>al.</w:t>
      </w:r>
      <w:r>
        <w:rPr>
          <w:rFonts w:cs="Times New Roman" w:ascii="Times New Roman" w:hAnsi="Times New Roman"/>
          <w:color w:val="222222"/>
        </w:rPr>
        <w:t xml:space="preserve">, 2013). </w:t>
      </w:r>
    </w:p>
    <w:p>
      <w:pPr>
        <w:pStyle w:val="Normal"/>
        <w:spacing w:lineRule="auto" w:line="360"/>
        <w:jc w:val="both"/>
        <w:rPr>
          <w:rFonts w:ascii="Times New Roman" w:hAnsi="Times New Roman" w:cs="Times New Roman"/>
          <w:color w:val="222222"/>
        </w:rPr>
      </w:pPr>
      <w:r>
        <w:rPr>
          <w:rFonts w:cs="Times New Roman" w:ascii="Times New Roman" w:hAnsi="Times New Roman"/>
          <w:color w:val="222222"/>
        </w:rPr>
      </w:r>
    </w:p>
    <w:p>
      <w:pPr>
        <w:pStyle w:val="Normal"/>
        <w:spacing w:lineRule="auto" w:line="360"/>
        <w:jc w:val="both"/>
        <w:rPr>
          <w:rFonts w:ascii="Times New Roman" w:hAnsi="Times New Roman" w:cs="Times New Roman"/>
          <w:b/>
          <w:b/>
          <w:color w:val="222222"/>
          <w:u w:val="single"/>
        </w:rPr>
      </w:pPr>
      <w:r>
        <w:rPr>
          <w:rFonts w:cs="Times New Roman" w:ascii="Times New Roman" w:hAnsi="Times New Roman"/>
          <w:b/>
          <w:color w:val="222222"/>
        </w:rPr>
        <w:t xml:space="preserve">               </w:t>
      </w:r>
      <w:r>
        <w:rPr>
          <w:rFonts w:cs="Times New Roman" w:ascii="Times New Roman" w:hAnsi="Times New Roman"/>
          <w:b/>
          <w:color w:val="222222"/>
        </w:rPr>
        <w:t xml:space="preserve">4.3. </w:t>
      </w:r>
      <w:r>
        <w:rPr>
          <w:rFonts w:cs="Times New Roman" w:ascii="Times New Roman" w:hAnsi="Times New Roman"/>
          <w:b/>
          <w:color w:val="222222"/>
          <w:u w:val="single"/>
        </w:rPr>
        <w:t>Conditions climatiques pour le développement de l’anthracnose</w:t>
      </w:r>
    </w:p>
    <w:p>
      <w:pPr>
        <w:pStyle w:val="Normal"/>
        <w:spacing w:lineRule="auto" w:line="360"/>
        <w:jc w:val="both"/>
        <w:rPr>
          <w:rFonts w:ascii="Times New Roman" w:hAnsi="Times New Roman" w:cs="Times New Roman"/>
          <w:color w:val="222222"/>
        </w:rPr>
      </w:pPr>
      <w:r>
        <w:rPr>
          <w:rFonts w:cs="Times New Roman" w:ascii="Times New Roman" w:hAnsi="Times New Roman"/>
          <w:color w:val="222222"/>
        </w:rPr>
      </w:r>
    </w:p>
    <w:p>
      <w:pPr>
        <w:pStyle w:val="Normal"/>
        <w:spacing w:lineRule="auto" w:line="360"/>
        <w:jc w:val="both"/>
        <w:rPr>
          <w:rFonts w:ascii="Times New Roman" w:hAnsi="Times New Roman" w:eastAsia="Times New Roman" w:cs="Times New Roman"/>
          <w:lang w:eastAsia="fr-FR"/>
        </w:rPr>
      </w:pPr>
      <w:r>
        <w:rPr>
          <w:rFonts w:eastAsia="Times New Roman" w:cs="Times New Roman" w:ascii="Times New Roman" w:hAnsi="Times New Roman"/>
          <w:color w:val="222222"/>
          <w:shd w:fill="FFFFFF" w:val="clear"/>
          <w:lang w:eastAsia="fr-FR"/>
        </w:rPr>
        <w:t xml:space="preserve">                </w:t>
      </w:r>
      <w:r>
        <w:rPr>
          <w:rFonts w:eastAsia="Times New Roman" w:cs="Times New Roman" w:ascii="Times New Roman" w:hAnsi="Times New Roman"/>
          <w:color w:val="222222"/>
          <w:shd w:fill="FFFFFF" w:val="clear"/>
          <w:lang w:eastAsia="fr-FR"/>
        </w:rPr>
        <w:t xml:space="preserve">La pluie favorise d'une part la dispersion du champignon grâce aux éclaboussures (phénomène de « splashing »), et permet d'autre part l'humectation (présence d’eau libre) de la feuille nécessaire à l'initiation de l'infection et au développement du champignon </w:t>
      </w:r>
      <w:r>
        <w:rPr>
          <w:rFonts w:eastAsia="Times New Roman" w:cs="Times New Roman" w:ascii="Times New Roman" w:hAnsi="Times New Roman"/>
          <w:i/>
          <w:color w:val="222222"/>
          <w:shd w:fill="FFFFFF" w:val="clear"/>
          <w:lang w:eastAsia="fr-FR"/>
        </w:rPr>
        <w:t>C. gloeosporioides</w:t>
      </w:r>
      <w:r>
        <w:rPr>
          <w:rFonts w:eastAsia="Times New Roman" w:cs="Times New Roman" w:ascii="Times New Roman" w:hAnsi="Times New Roman"/>
          <w:color w:val="222222"/>
          <w:shd w:fill="FFFFFF" w:val="clear"/>
          <w:lang w:eastAsia="fr-FR"/>
        </w:rPr>
        <w:t xml:space="preserve">. L’interruption de l’humectation stoppe le processus de développement du champignon, mais les spores restent viables. En ce qui concerne la température, l’optimum pour le développement de </w:t>
      </w:r>
      <w:r>
        <w:rPr>
          <w:rFonts w:eastAsia="Times New Roman" w:cs="Times New Roman" w:ascii="Times New Roman" w:hAnsi="Times New Roman"/>
          <w:i/>
          <w:color w:val="222222"/>
          <w:shd w:fill="FFFFFF" w:val="clear"/>
          <w:lang w:eastAsia="fr-FR"/>
        </w:rPr>
        <w:t>C. gloeosporioides</w:t>
      </w:r>
      <w:r>
        <w:rPr>
          <w:rFonts w:eastAsia="Times New Roman" w:cs="Times New Roman" w:ascii="Times New Roman" w:hAnsi="Times New Roman"/>
          <w:color w:val="222222"/>
          <w:shd w:fill="FFFFFF" w:val="clear"/>
          <w:lang w:eastAsia="fr-FR"/>
        </w:rPr>
        <w:t xml:space="preserve"> est compris entre 25 et 30°C en fonction des souches. En dessous de 15°C et au-dessus de 35°C le développement mycélien est quasiment stoppé (Guyader et </w:t>
      </w:r>
      <w:r>
        <w:rPr>
          <w:rFonts w:eastAsia="Times New Roman" w:cs="Times New Roman" w:ascii="Times New Roman" w:hAnsi="Times New Roman"/>
          <w:i/>
          <w:color w:val="222222"/>
          <w:shd w:fill="FFFFFF" w:val="clear"/>
          <w:lang w:eastAsia="fr-FR"/>
        </w:rPr>
        <w:t>al.</w:t>
      </w:r>
      <w:r>
        <w:rPr>
          <w:rFonts w:eastAsia="Times New Roman" w:cs="Times New Roman" w:ascii="Times New Roman" w:hAnsi="Times New Roman"/>
          <w:color w:val="222222"/>
          <w:shd w:fill="FFFFFF" w:val="clear"/>
          <w:lang w:eastAsia="fr-FR"/>
        </w:rPr>
        <w:t>, 2013).</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b/>
          <w:b/>
        </w:rPr>
      </w:pPr>
      <w:r>
        <w:rPr>
          <w:rFonts w:cs="Times New Roman" w:ascii="Times New Roman" w:hAnsi="Times New Roman"/>
          <w:b/>
        </w:rPr>
        <w:t xml:space="preserve">               </w:t>
      </w:r>
      <w:r>
        <w:rPr>
          <w:rFonts w:cs="Times New Roman" w:ascii="Times New Roman" w:hAnsi="Times New Roman"/>
          <w:b/>
          <w:sz w:val="28"/>
        </w:rPr>
        <w:t>5.</w:t>
      </w:r>
      <w:r>
        <w:rPr>
          <w:rFonts w:cs="Times New Roman" w:ascii="Times New Roman" w:hAnsi="Times New Roman"/>
          <w:b/>
          <w:color w:val="FFFFFF" w:themeColor="background1"/>
          <w:sz w:val="28"/>
        </w:rPr>
        <w:t>.</w:t>
      </w:r>
      <w:r>
        <w:rPr>
          <w:rFonts w:cs="Times New Roman" w:ascii="Times New Roman" w:hAnsi="Times New Roman"/>
          <w:b/>
          <w:sz w:val="28"/>
        </w:rPr>
        <w:t xml:space="preserve">Les méthodes de détection de </w:t>
      </w:r>
      <w:r>
        <w:rPr>
          <w:rFonts w:cs="Times New Roman" w:ascii="Times New Roman" w:hAnsi="Times New Roman"/>
          <w:b/>
          <w:i/>
          <w:sz w:val="28"/>
        </w:rPr>
        <w:t>Colletotrichum gloeosporioides</w:t>
      </w:r>
      <w:r>
        <w:rPr>
          <w:rFonts w:cs="Times New Roman" w:ascii="Times New Roman" w:hAnsi="Times New Roman"/>
          <w:b/>
          <w:sz w:val="28"/>
        </w:rPr>
        <w:t xml:space="preserve"> </w:t>
      </w:r>
    </w:p>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Plusieurs techniques moléculaires sont utilisées pour détecter et identifier les espèces du complexe </w:t>
      </w:r>
      <w:r>
        <w:rPr>
          <w:rFonts w:cs="Times New Roman" w:ascii="Times New Roman" w:hAnsi="Times New Roman"/>
          <w:i/>
        </w:rPr>
        <w:t>C. gloeosporioides</w:t>
      </w:r>
      <w:r>
        <w:rPr>
          <w:rFonts w:cs="Times New Roman" w:ascii="Times New Roman" w:hAnsi="Times New Roman"/>
        </w:rPr>
        <w:t xml:space="preserve">, mais la spécificité et la sensibilité de ces techniques est propre à chacune.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b/>
          <w:b/>
          <w:u w:val="single"/>
        </w:rPr>
      </w:pPr>
      <w:r>
        <w:rPr>
          <w:rFonts w:cs="Times New Roman" w:ascii="Times New Roman" w:hAnsi="Times New Roman"/>
          <w:b/>
        </w:rPr>
        <w:t xml:space="preserve">                </w:t>
      </w:r>
      <w:r>
        <w:rPr>
          <w:rFonts w:cs="Times New Roman" w:ascii="Times New Roman" w:hAnsi="Times New Roman"/>
          <w:b/>
        </w:rPr>
        <w:t xml:space="preserve">5.1. </w:t>
      </w:r>
      <w:r>
        <w:rPr>
          <w:rFonts w:cs="Times New Roman" w:ascii="Times New Roman" w:hAnsi="Times New Roman"/>
          <w:b/>
          <w:u w:val="single"/>
        </w:rPr>
        <w:t xml:space="preserve">La PCR </w:t>
      </w:r>
    </w:p>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sz w:val="23"/>
          <w:szCs w:val="23"/>
        </w:rPr>
      </w:pPr>
      <w:r>
        <w:rPr>
          <w:rFonts w:cs="Times New Roman" w:ascii="Times New Roman" w:hAnsi="Times New Roman"/>
        </w:rPr>
        <w:t xml:space="preserve">                </w:t>
      </w:r>
      <w:r>
        <w:rPr>
          <w:rFonts w:cs="Times New Roman" w:ascii="Times New Roman" w:hAnsi="Times New Roman"/>
        </w:rPr>
        <w:t xml:space="preserve">Depuis la création et le développement de la PCR </w:t>
      </w:r>
      <w:r>
        <w:rPr>
          <w:rFonts w:cs="Times New Roman" w:ascii="Times New Roman" w:hAnsi="Times New Roman"/>
          <w:i/>
        </w:rPr>
        <w:t>(Polymerase Chain Reaction)</w:t>
      </w:r>
      <w:r>
        <w:rPr>
          <w:rFonts w:cs="Times New Roman" w:ascii="Times New Roman" w:hAnsi="Times New Roman"/>
        </w:rPr>
        <w:t xml:space="preserve"> dans les années 1980, elle est devenue l’une des méthodes les plus utilisées dans les cliniques, en particulier les tests génétiques et le diagnostic des maladies infectieuses (Notomi et </w:t>
      </w:r>
      <w:r>
        <w:rPr>
          <w:rFonts w:cs="Times New Roman" w:ascii="Times New Roman" w:hAnsi="Times New Roman"/>
          <w:i/>
        </w:rPr>
        <w:t>al.</w:t>
      </w:r>
      <w:r>
        <w:rPr>
          <w:rFonts w:cs="Times New Roman" w:ascii="Times New Roman" w:hAnsi="Times New Roman"/>
        </w:rPr>
        <w:t xml:space="preserve">, 2015). La PCR est également utilisée pour la détection et l’identification d’agents pathogènes en ciblant des séquences spécifiques dans leur ADN génomique (ADNg) (Notomi et </w:t>
      </w:r>
      <w:r>
        <w:rPr>
          <w:rFonts w:cs="Times New Roman" w:ascii="Times New Roman" w:hAnsi="Times New Roman"/>
          <w:i/>
        </w:rPr>
        <w:t>al.</w:t>
      </w:r>
      <w:r>
        <w:rPr>
          <w:rFonts w:cs="Times New Roman" w:ascii="Times New Roman" w:hAnsi="Times New Roman"/>
        </w:rPr>
        <w:t xml:space="preserve">, 2015) et en utilisant une ADN </w:t>
      </w:r>
      <w:r>
        <w:rPr>
          <w:rFonts w:cs="Times New Roman" w:ascii="Times New Roman" w:hAnsi="Times New Roman"/>
          <w:sz w:val="23"/>
          <w:szCs w:val="23"/>
        </w:rPr>
        <w:t xml:space="preserve">polymérase thermorésistante (typiquement une </w:t>
      </w:r>
      <w:r>
        <w:rPr>
          <w:rFonts w:cs="Times New Roman" w:ascii="Times New Roman" w:hAnsi="Times New Roman"/>
          <w:i/>
          <w:sz w:val="23"/>
          <w:szCs w:val="23"/>
        </w:rPr>
        <w:t>Taq</w:t>
      </w:r>
      <w:r>
        <w:rPr>
          <w:rFonts w:cs="Times New Roman" w:ascii="Times New Roman" w:hAnsi="Times New Roman"/>
          <w:sz w:val="23"/>
          <w:szCs w:val="23"/>
        </w:rPr>
        <w:t xml:space="preserve"> polymérase). Cette méthode est rapide et ne nécessite qu’une faible quantité d’ADNg à partir </w:t>
      </w:r>
      <w:del w:id="0" w:author="Sébastien Guyader" w:date="2020-08-31T09:56:57Z">
        <w:r>
          <w:rPr>
            <w:rFonts w:cs="Times New Roman" w:ascii="Times New Roman" w:hAnsi="Times New Roman"/>
            <w:sz w:val="23"/>
            <w:szCs w:val="23"/>
          </w:rPr>
          <w:delText>duquel</w:delText>
        </w:r>
      </w:del>
      <w:ins w:id="1" w:author="Sébastien Guyader" w:date="2020-08-31T09:56:57Z">
        <w:r>
          <w:rPr>
            <w:rFonts w:cs="Times New Roman" w:ascii="Times New Roman" w:hAnsi="Times New Roman"/>
            <w:sz w:val="23"/>
            <w:szCs w:val="23"/>
          </w:rPr>
          <w:t>de laquelle</w:t>
        </w:r>
      </w:ins>
      <w:r>
        <w:rPr>
          <w:rFonts w:cs="Times New Roman" w:ascii="Times New Roman" w:hAnsi="Times New Roman"/>
          <w:sz w:val="23"/>
          <w:szCs w:val="23"/>
        </w:rPr>
        <w:t xml:space="preserve"> les produits d’analyse peuvent être amplifiés (Mills et </w:t>
      </w:r>
      <w:r>
        <w:rPr>
          <w:rFonts w:cs="Times New Roman" w:ascii="Times New Roman" w:hAnsi="Times New Roman"/>
          <w:i/>
          <w:sz w:val="23"/>
          <w:szCs w:val="23"/>
        </w:rPr>
        <w:t>al.</w:t>
      </w:r>
      <w:r>
        <w:rPr>
          <w:rFonts w:cs="Times New Roman" w:ascii="Times New Roman" w:hAnsi="Times New Roman"/>
          <w:sz w:val="23"/>
          <w:szCs w:val="23"/>
        </w:rPr>
        <w:t xml:space="preserve">, 192). De manière générale, la quantité minimale d’ADNg requise pour assurer une amplification efficace est à l’échelle du </w:t>
      </w:r>
      <w:r>
        <w:rPr>
          <w:rFonts w:cs="Times New Roman" w:ascii="Times New Roman" w:hAnsi="Times New Roman"/>
          <w:i/>
          <w:sz w:val="23"/>
          <w:szCs w:val="23"/>
        </w:rPr>
        <w:t>nano</w:t>
      </w:r>
      <w:r>
        <w:rPr>
          <w:rFonts w:cs="Times New Roman" w:ascii="Times New Roman" w:hAnsi="Times New Roman"/>
          <w:sz w:val="23"/>
          <w:szCs w:val="23"/>
        </w:rPr>
        <w:t xml:space="preserve">gramme. Bien que cette réaction en chaine par polymérase soit très sensible et robuste, elle possède néanmoins un certain nombre de limites techniques : par exemple la spécificité de la réaction dépend fortement des amorces utilisées et la forte sensibilité de cette méthode la rend sujette à des faux positifs en raison de la contamination croisée des échantillons (Lau et </w:t>
      </w:r>
      <w:r>
        <w:rPr>
          <w:rFonts w:cs="Times New Roman" w:ascii="Times New Roman" w:hAnsi="Times New Roman"/>
          <w:i/>
          <w:sz w:val="23"/>
          <w:szCs w:val="23"/>
        </w:rPr>
        <w:t>al.</w:t>
      </w:r>
      <w:r>
        <w:rPr>
          <w:rFonts w:cs="Times New Roman" w:ascii="Times New Roman" w:hAnsi="Times New Roman"/>
          <w:sz w:val="23"/>
          <w:szCs w:val="23"/>
        </w:rPr>
        <w:t>, 2017). De plus, la réalisation de la PCR nécessite un ensemble d’équipements et d’installations onéreux (</w:t>
      </w:r>
      <w:r>
        <w:rPr>
          <w:rFonts w:cs="Times New Roman" w:ascii="Times New Roman" w:hAnsi="Times New Roman"/>
          <w:i/>
          <w:sz w:val="23"/>
          <w:szCs w:val="23"/>
        </w:rPr>
        <w:t>Notomi</w:t>
      </w:r>
      <w:r>
        <w:rPr>
          <w:rFonts w:cs="Times New Roman" w:ascii="Times New Roman" w:hAnsi="Times New Roman"/>
          <w:sz w:val="23"/>
          <w:szCs w:val="23"/>
        </w:rPr>
        <w:t xml:space="preserve"> et al., 2015).</w:t>
      </w:r>
    </w:p>
    <w:p>
      <w:pPr>
        <w:pStyle w:val="Normal"/>
        <w:spacing w:lineRule="auto" w:line="360"/>
        <w:jc w:val="both"/>
        <w:rPr>
          <w:rFonts w:ascii="Times New Roman" w:hAnsi="Times New Roman" w:cs="Times New Roman"/>
          <w:sz w:val="23"/>
          <w:szCs w:val="23"/>
        </w:rPr>
      </w:pPr>
      <w:r>
        <w:rPr>
          <w:rFonts w:cs="Times New Roman" w:ascii="Times New Roman" w:hAnsi="Times New Roman"/>
          <w:sz w:val="23"/>
          <w:szCs w:val="23"/>
        </w:rPr>
      </w:r>
    </w:p>
    <w:p>
      <w:pPr>
        <w:pStyle w:val="Normal"/>
        <w:spacing w:lineRule="auto" w:line="360"/>
        <w:jc w:val="both"/>
        <w:rPr>
          <w:rFonts w:ascii="Times New Roman" w:hAnsi="Times New Roman" w:cs="Times New Roman"/>
          <w:b/>
          <w:b/>
          <w:sz w:val="23"/>
          <w:szCs w:val="23"/>
          <w:u w:val="single"/>
        </w:rPr>
      </w:pPr>
      <w:r>
        <w:rPr>
          <w:rFonts w:cs="Times New Roman" w:ascii="Times New Roman" w:hAnsi="Times New Roman"/>
          <w:b/>
          <w:sz w:val="23"/>
          <w:szCs w:val="23"/>
        </w:rPr>
        <w:t xml:space="preserve">                </w:t>
      </w:r>
      <w:r>
        <w:rPr>
          <w:rFonts w:cs="Times New Roman" w:ascii="Times New Roman" w:hAnsi="Times New Roman"/>
          <w:b/>
          <w:sz w:val="23"/>
          <w:szCs w:val="23"/>
        </w:rPr>
        <w:t xml:space="preserve">5.2. </w:t>
      </w:r>
      <w:r>
        <w:rPr>
          <w:rFonts w:cs="Times New Roman" w:ascii="Times New Roman" w:hAnsi="Times New Roman"/>
          <w:b/>
          <w:sz w:val="23"/>
          <w:szCs w:val="23"/>
          <w:u w:val="single"/>
        </w:rPr>
        <w:t>La méthode LAMP</w:t>
      </w:r>
    </w:p>
    <w:p>
      <w:pPr>
        <w:pStyle w:val="Normal"/>
        <w:spacing w:lineRule="auto" w:line="360"/>
        <w:jc w:val="both"/>
        <w:rPr>
          <w:rFonts w:ascii="Times New Roman" w:hAnsi="Times New Roman" w:cs="Times New Roman"/>
          <w:sz w:val="23"/>
          <w:szCs w:val="23"/>
        </w:rPr>
      </w:pPr>
      <w:r>
        <w:rPr>
          <w:rFonts w:cs="Times New Roman" w:ascii="Times New Roman" w:hAnsi="Times New Roman"/>
          <w:b/>
          <w:sz w:val="23"/>
          <w:szCs w:val="23"/>
        </w:rPr>
        <w:t xml:space="preserve">      </w:t>
      </w:r>
    </w:p>
    <w:p>
      <w:pPr>
        <w:pStyle w:val="Normal"/>
        <w:spacing w:lineRule="auto" w:line="360"/>
        <w:jc w:val="both"/>
        <w:rPr>
          <w:rFonts w:ascii="Times New Roman" w:hAnsi="Times New Roman" w:cs="Times New Roman"/>
          <w:sz w:val="23"/>
          <w:szCs w:val="23"/>
        </w:rPr>
      </w:pPr>
      <w:r>
        <w:rPr>
          <w:rFonts w:cs="Times New Roman" w:ascii="Times New Roman" w:hAnsi="Times New Roman"/>
          <w:sz w:val="23"/>
          <w:szCs w:val="23"/>
        </w:rPr>
        <w:t xml:space="preserve">                </w:t>
      </w:r>
      <w:r>
        <w:rPr>
          <w:rFonts w:cs="Times New Roman" w:ascii="Times New Roman" w:hAnsi="Times New Roman"/>
          <w:sz w:val="23"/>
          <w:szCs w:val="23"/>
        </w:rPr>
        <w:t>La LAMP ou Amplification isotherme médiée par boucle (</w:t>
      </w:r>
      <w:r>
        <w:rPr>
          <w:rFonts w:cs="Times New Roman" w:ascii="Times New Roman" w:hAnsi="Times New Roman"/>
          <w:i/>
          <w:sz w:val="23"/>
          <w:szCs w:val="23"/>
        </w:rPr>
        <w:t>Loop-mediated Isothermal Amplification of DNA)</w:t>
      </w:r>
      <w:r>
        <w:rPr>
          <w:rFonts w:cs="Times New Roman" w:ascii="Times New Roman" w:hAnsi="Times New Roman"/>
          <w:sz w:val="23"/>
          <w:szCs w:val="23"/>
        </w:rPr>
        <w:t xml:space="preserve"> est une méthode d’amplification d’acides nucléiques qui combine rapidité, simplicité et haute spécificité (Notomi et </w:t>
      </w:r>
      <w:r>
        <w:rPr>
          <w:rFonts w:cs="Times New Roman" w:ascii="Times New Roman" w:hAnsi="Times New Roman"/>
          <w:i/>
          <w:sz w:val="23"/>
          <w:szCs w:val="23"/>
        </w:rPr>
        <w:t>al.</w:t>
      </w:r>
      <w:r>
        <w:rPr>
          <w:rFonts w:cs="Times New Roman" w:ascii="Times New Roman" w:hAnsi="Times New Roman"/>
          <w:sz w:val="23"/>
          <w:szCs w:val="23"/>
        </w:rPr>
        <w:t xml:space="preserve">, 2000) grâce à une ADN polymérase très efficace, la </w:t>
      </w:r>
      <w:r>
        <w:rPr>
          <w:rFonts w:cs="Times New Roman" w:ascii="Times New Roman" w:hAnsi="Times New Roman"/>
          <w:i/>
          <w:sz w:val="23"/>
          <w:szCs w:val="23"/>
        </w:rPr>
        <w:t>Bst</w:t>
      </w:r>
      <w:r>
        <w:rPr>
          <w:rFonts w:cs="Times New Roman" w:ascii="Times New Roman" w:hAnsi="Times New Roman"/>
          <w:sz w:val="23"/>
          <w:szCs w:val="23"/>
        </w:rPr>
        <w:t xml:space="preserve"> polymérase (New England BioLabs). Cette enzyme est environ 1000 fois plus efficace que la </w:t>
      </w:r>
      <w:r>
        <w:rPr>
          <w:rFonts w:cs="Times New Roman" w:ascii="Times New Roman" w:hAnsi="Times New Roman"/>
          <w:i/>
          <w:sz w:val="23"/>
          <w:szCs w:val="23"/>
        </w:rPr>
        <w:t xml:space="preserve">Taq </w:t>
      </w:r>
      <w:r>
        <w:rPr>
          <w:rFonts w:cs="Times New Roman" w:ascii="Times New Roman" w:hAnsi="Times New Roman"/>
          <w:sz w:val="23"/>
          <w:szCs w:val="23"/>
        </w:rPr>
        <w:t xml:space="preserve">polymérase, et permet ainsi la détection d’ADN de l’ordre du </w:t>
      </w:r>
      <w:r>
        <w:rPr>
          <w:rFonts w:cs="Times New Roman" w:ascii="Times New Roman" w:hAnsi="Times New Roman"/>
          <w:i/>
          <w:sz w:val="23"/>
          <w:szCs w:val="23"/>
        </w:rPr>
        <w:t>femto</w:t>
      </w:r>
      <w:r>
        <w:rPr>
          <w:rFonts w:cs="Times New Roman" w:ascii="Times New Roman" w:hAnsi="Times New Roman"/>
          <w:sz w:val="23"/>
          <w:szCs w:val="23"/>
        </w:rPr>
        <w:t>gramme. Cette méthode</w:t>
      </w:r>
      <w:r>
        <w:rPr>
          <w:rFonts w:eastAsia="Times New Roman" w:cs="Times New Roman" w:ascii="Times New Roman" w:hAnsi="Times New Roman"/>
          <w:color w:val="333333"/>
          <w:sz w:val="23"/>
          <w:szCs w:val="23"/>
          <w:shd w:fill="FCFCFC" w:val="clear"/>
          <w:lang w:eastAsia="fr-FR"/>
        </w:rPr>
        <w:t xml:space="preserve"> a un large éventail d'applications possibles, y compris les tests au point de service, les tests génétiques dans les milieux pauvres en ressources (comme dans les pays en développement) et les tests rapides de produits alimentaires et d'échantillons environnementaux</w:t>
      </w:r>
      <w:r>
        <w:rPr>
          <w:rFonts w:cs="Times New Roman" w:ascii="Times New Roman" w:hAnsi="Times New Roman"/>
          <w:sz w:val="23"/>
          <w:szCs w:val="23"/>
        </w:rPr>
        <w:t xml:space="preserve"> (Notomi et </w:t>
      </w:r>
      <w:r>
        <w:rPr>
          <w:rFonts w:cs="Times New Roman" w:ascii="Times New Roman" w:hAnsi="Times New Roman"/>
          <w:i/>
          <w:sz w:val="23"/>
          <w:szCs w:val="23"/>
        </w:rPr>
        <w:t>al.,</w:t>
      </w:r>
      <w:r>
        <w:rPr>
          <w:rFonts w:cs="Times New Roman" w:ascii="Times New Roman" w:hAnsi="Times New Roman"/>
          <w:sz w:val="23"/>
          <w:szCs w:val="23"/>
        </w:rPr>
        <w:t xml:space="preserve"> 2015). </w:t>
      </w:r>
    </w:p>
    <w:p>
      <w:pPr>
        <w:pStyle w:val="Normal"/>
        <w:spacing w:lineRule="auto" w:line="360"/>
        <w:jc w:val="both"/>
        <w:rPr>
          <w:rFonts w:ascii="Times New Roman" w:hAnsi="Times New Roman" w:cs="Times New Roman"/>
          <w:sz w:val="23"/>
          <w:szCs w:val="23"/>
        </w:rPr>
      </w:pPr>
      <w:r>
        <w:rPr>
          <w:rFonts w:cs="Times New Roman" w:ascii="Times New Roman" w:hAnsi="Times New Roman"/>
          <w:sz w:val="23"/>
          <w:szCs w:val="23"/>
        </w:rPr>
      </w:r>
    </w:p>
    <w:p>
      <w:pPr>
        <w:pStyle w:val="Normal"/>
        <w:spacing w:lineRule="auto" w:line="360"/>
        <w:jc w:val="both"/>
        <w:rPr>
          <w:rFonts w:ascii="Times New Roman" w:hAnsi="Times New Roman" w:eastAsia="Times New Roman" w:cs="Times New Roman"/>
          <w:color w:val="000000"/>
          <w:sz w:val="23"/>
          <w:szCs w:val="23"/>
          <w:highlight w:val="white"/>
          <w:lang w:eastAsia="fr-FR"/>
        </w:rPr>
      </w:pPr>
      <w:r>
        <w:rPr>
          <w:rFonts w:cs="Times New Roman" w:ascii="Times New Roman" w:hAnsi="Times New Roman"/>
          <w:sz w:val="23"/>
          <w:szCs w:val="23"/>
        </w:rPr>
        <w:t xml:space="preserve">                  </w:t>
      </w:r>
      <w:r>
        <w:rPr>
          <w:rFonts w:cs="Times New Roman" w:ascii="Times New Roman" w:hAnsi="Times New Roman"/>
          <w:sz w:val="23"/>
          <w:szCs w:val="23"/>
        </w:rPr>
        <w:t>L’amplification isotherme médiée par boucle peut amplifier de l’ADN jusqu’à 10</w:t>
      </w:r>
      <w:r>
        <w:rPr>
          <w:rFonts w:cs="Times New Roman" w:ascii="Times New Roman" w:hAnsi="Times New Roman"/>
          <w:sz w:val="23"/>
          <w:szCs w:val="23"/>
          <w:vertAlign w:val="superscript"/>
        </w:rPr>
        <w:t>9</w:t>
      </w:r>
      <w:r>
        <w:rPr>
          <w:rFonts w:cs="Times New Roman" w:ascii="Times New Roman" w:hAnsi="Times New Roman"/>
          <w:sz w:val="23"/>
          <w:szCs w:val="23"/>
        </w:rPr>
        <w:t xml:space="preserve"> copies en moins d’une heure dans des conditions isothermes (températures constantes). La réaction LAMP nécessite une ADN polymérase et un ensemble de quatre amorces différentes spécialement conçues qui reconnaissent un total de six séquences distinctes sur un génome cible (Notomi et </w:t>
      </w:r>
      <w:r>
        <w:rPr>
          <w:rFonts w:cs="Times New Roman" w:ascii="Times New Roman" w:hAnsi="Times New Roman"/>
          <w:i/>
          <w:sz w:val="23"/>
          <w:szCs w:val="23"/>
        </w:rPr>
        <w:t>al.,</w:t>
      </w:r>
      <w:r>
        <w:rPr>
          <w:rFonts w:cs="Times New Roman" w:ascii="Times New Roman" w:hAnsi="Times New Roman"/>
          <w:sz w:val="23"/>
          <w:szCs w:val="23"/>
        </w:rPr>
        <w:t xml:space="preserve"> 2000).  L’ajout de deux amorces de boucle supplémentaires peut être nécessaire afin d’augmenter l’efficacité et la spécificité de la réaction. En effet, </w:t>
      </w:r>
      <w:r>
        <w:rPr>
          <w:rFonts w:eastAsia="Times New Roman" w:cs="Times New Roman" w:ascii="Times New Roman" w:hAnsi="Times New Roman"/>
          <w:color w:val="000000"/>
          <w:sz w:val="23"/>
          <w:szCs w:val="23"/>
          <w:shd w:fill="FFFFFF" w:val="clear"/>
          <w:lang w:eastAsia="fr-FR"/>
        </w:rPr>
        <w:t>l'utilisation de quatre amorces dans les étapes initiales de la LAMP et de deux amorces de boucle au cours des étapes d’allongement garantit une spécificité élevée pour l'amplification cible. </w:t>
      </w:r>
    </w:p>
    <w:p>
      <w:pPr>
        <w:pStyle w:val="Normal"/>
        <w:spacing w:lineRule="auto" w:line="360"/>
        <w:jc w:val="both"/>
        <w:rPr>
          <w:rFonts w:ascii="Times New Roman" w:hAnsi="Times New Roman" w:eastAsia="Times New Roman" w:cs="Times New Roman"/>
          <w:color w:val="000000"/>
          <w:sz w:val="23"/>
          <w:szCs w:val="23"/>
          <w:highlight w:val="white"/>
          <w:lang w:eastAsia="fr-FR"/>
        </w:rPr>
      </w:pPr>
      <w:r>
        <w:rPr>
          <w:rFonts w:eastAsia="Times New Roman" w:cs="Times New Roman" w:ascii="Times New Roman" w:hAnsi="Times New Roman"/>
          <w:color w:val="000000"/>
          <w:sz w:val="23"/>
          <w:szCs w:val="23"/>
          <w:shd w:fill="FFFFFF" w:val="clear"/>
          <w:lang w:eastAsia="fr-FR"/>
        </w:rPr>
        <w:t xml:space="preserve">                 </w:t>
      </w:r>
      <w:r>
        <w:rPr>
          <w:rFonts w:eastAsia="Times New Roman" w:cs="Times New Roman" w:ascii="Times New Roman" w:hAnsi="Times New Roman"/>
          <w:color w:val="000000"/>
          <w:sz w:val="23"/>
          <w:szCs w:val="23"/>
          <w:shd w:fill="FFFFFF" w:val="clear"/>
          <w:lang w:eastAsia="fr-FR"/>
        </w:rPr>
        <w:t xml:space="preserve">Ainsi, les quatre amorces initiales sont simultanément utilisées pour induire la synthèse d'ADN à partir de l'ADN non amplifié d'origine pour générer un ADN présentant une structure tige-boucle pour un cycle LAMP ultérieur (Notomi et </w:t>
      </w:r>
      <w:r>
        <w:rPr>
          <w:rFonts w:eastAsia="Times New Roman" w:cs="Times New Roman" w:ascii="Times New Roman" w:hAnsi="Times New Roman"/>
          <w:i/>
          <w:color w:val="000000"/>
          <w:sz w:val="23"/>
          <w:szCs w:val="23"/>
          <w:shd w:fill="FFFFFF" w:val="clear"/>
          <w:lang w:eastAsia="fr-FR"/>
        </w:rPr>
        <w:t>al.</w:t>
      </w:r>
      <w:r>
        <w:rPr>
          <w:rFonts w:eastAsia="Times New Roman" w:cs="Times New Roman" w:ascii="Times New Roman" w:hAnsi="Times New Roman"/>
          <w:color w:val="000000"/>
          <w:sz w:val="23"/>
          <w:szCs w:val="23"/>
          <w:shd w:fill="FFFFFF" w:val="clear"/>
          <w:lang w:eastAsia="fr-FR"/>
        </w:rPr>
        <w:t xml:space="preserve">, 2000). Les amorces de boucle supplémentaire viennent s’hybrider au niveau des boucles de la structure d’ADN tige-boucle précédemment formée, ce qui augmente ainsi la spécificité et accélèrent l’amplification (Nagamine et al., 2002).  Par conséquent, la sélectivité cible devrait être supérieure à celles obtenues en PCR (Notomi et </w:t>
      </w:r>
      <w:r>
        <w:rPr>
          <w:rFonts w:eastAsia="Times New Roman" w:cs="Times New Roman" w:ascii="Times New Roman" w:hAnsi="Times New Roman"/>
          <w:i/>
          <w:color w:val="000000"/>
          <w:sz w:val="23"/>
          <w:szCs w:val="23"/>
          <w:shd w:fill="FFFFFF" w:val="clear"/>
          <w:lang w:eastAsia="fr-FR"/>
        </w:rPr>
        <w:t>al.</w:t>
      </w:r>
      <w:r>
        <w:rPr>
          <w:rFonts w:eastAsia="Times New Roman" w:cs="Times New Roman" w:ascii="Times New Roman" w:hAnsi="Times New Roman"/>
          <w:color w:val="000000"/>
          <w:sz w:val="23"/>
          <w:szCs w:val="23"/>
          <w:shd w:fill="FFFFFF" w:val="clear"/>
          <w:lang w:eastAsia="fr-FR"/>
        </w:rPr>
        <w:t>, 2000).</w:t>
      </w:r>
    </w:p>
    <w:p>
      <w:pPr>
        <w:pStyle w:val="Normal"/>
        <w:pBdr>
          <w:bottom w:val="single" w:sz="4" w:space="1" w:color="000000"/>
        </w:pBdr>
        <w:spacing w:lineRule="auto" w:line="276"/>
        <w:jc w:val="both"/>
        <w:rPr>
          <w:rFonts w:ascii="Times New Roman" w:hAnsi="Times New Roman" w:cs="Times New Roman"/>
          <w:b/>
          <w:b/>
          <w:sz w:val="40"/>
        </w:rPr>
      </w:pPr>
      <w:r>
        <w:rPr>
          <w:rFonts w:cs="Times New Roman" w:ascii="Times New Roman" w:hAnsi="Times New Roman"/>
          <w:b/>
          <w:sz w:val="40"/>
        </w:rPr>
        <w:t xml:space="preserve">MATÉRIELS ET MÉTHODES </w:t>
      </w:r>
    </w:p>
    <w:p>
      <w:pPr>
        <w:pStyle w:val="Normal"/>
        <w:spacing w:lineRule="auto" w:line="360"/>
        <w:rPr>
          <w:rFonts w:ascii="Times New Roman" w:hAnsi="Times New Roman" w:cs="Times New Roman"/>
          <w:sz w:val="2"/>
        </w:rPr>
      </w:pPr>
      <w:r>
        <w:rPr>
          <w:rFonts w:cs="Times New Roman" w:ascii="Times New Roman" w:hAnsi="Times New Roman"/>
          <w:sz w:val="2"/>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b/>
          <w:b/>
          <w:i/>
          <w:i/>
          <w:sz w:val="28"/>
          <w:u w:val="single"/>
        </w:rPr>
      </w:pPr>
      <w:r>
        <w:rPr>
          <w:rFonts w:cs="Times New Roman" w:ascii="Times New Roman" w:hAnsi="Times New Roman"/>
        </w:rPr>
        <w:t xml:space="preserve">             </w:t>
      </w:r>
      <w:r>
        <w:rPr>
          <w:rFonts w:cs="Times New Roman" w:ascii="Times New Roman" w:hAnsi="Times New Roman"/>
          <w:b/>
          <w:i/>
          <w:u w:val="single"/>
        </w:rPr>
        <w:t xml:space="preserve">Repiquage et mise en culture des souches fongiques </w:t>
      </w:r>
    </w:p>
    <w:p>
      <w:pPr>
        <w:pStyle w:val="Normal"/>
        <w:spacing w:lineRule="auto" w:line="360"/>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spacing w:lineRule="auto" w:line="360"/>
        <w:jc w:val="both"/>
        <w:rPr>
          <w:rFonts w:ascii="Times New Roman" w:hAnsi="Times New Roman" w:cs="Times New Roman"/>
        </w:rPr>
      </w:pPr>
      <w:r>
        <w:rPr>
          <w:rFonts w:cs="Times New Roman" w:ascii="Times New Roman" w:hAnsi="Times New Roman"/>
          <w:color w:val="000000" w:themeColor="text1"/>
        </w:rPr>
        <w:t xml:space="preserve">             </w:t>
      </w:r>
      <w:r>
        <w:rPr>
          <w:rFonts w:cs="Times New Roman" w:ascii="Times New Roman" w:hAnsi="Times New Roman"/>
          <w:color w:val="000000" w:themeColor="text1"/>
        </w:rPr>
        <w:t xml:space="preserve">Les 16 souches utilisées dans cette expérimentation </w:t>
      </w:r>
      <w:r>
        <w:rPr>
          <w:rFonts w:cs="Times New Roman" w:ascii="Times New Roman" w:hAnsi="Times New Roman"/>
          <w:i/>
          <w:color w:val="000000" w:themeColor="text1"/>
        </w:rPr>
        <w:t>(</w:t>
      </w:r>
      <w:commentRangeStart w:id="0"/>
      <w:r>
        <w:rPr>
          <w:rFonts w:cs="Times New Roman" w:ascii="Times New Roman" w:hAnsi="Times New Roman"/>
          <w:i/>
          <w:color w:val="000000" w:themeColor="text1"/>
        </w:rPr>
        <w:t>Tableau 1</w:t>
      </w:r>
      <w:ins w:id="2" w:author="Sébastien Guyader" w:date="2020-08-31T09:58:37Z">
        <w:r>
          <w:rPr>
            <w:rFonts w:cs="Times New Roman" w:ascii="Times New Roman" w:hAnsi="Times New Roman"/>
            <w:i/>
            <w:color w:val="000000" w:themeColor="text1"/>
          </w:rPr>
        </w:r>
      </w:ins>
      <w:commentRangeEnd w:id="0"/>
      <w:r>
        <w:commentReference w:id="0"/>
      </w:r>
      <w:r>
        <w:rPr>
          <w:rFonts w:cs="Times New Roman" w:ascii="Times New Roman" w:hAnsi="Times New Roman"/>
          <w:i/>
          <w:color w:val="000000" w:themeColor="text1"/>
        </w:rPr>
        <w:t>)</w:t>
      </w:r>
      <w:r>
        <w:rPr>
          <w:rFonts w:cs="Times New Roman" w:ascii="Times New Roman" w:hAnsi="Times New Roman"/>
          <w:color w:val="000000" w:themeColor="text1"/>
        </w:rPr>
        <w:t xml:space="preserve"> sont issues d’isolats de champignons </w:t>
      </w:r>
      <w:r>
        <w:rPr>
          <w:rFonts w:cs="Times New Roman" w:ascii="Times New Roman" w:hAnsi="Times New Roman"/>
          <w:i/>
          <w:color w:val="000000" w:themeColor="text1"/>
        </w:rPr>
        <w:t>C. gloeosporioides</w:t>
      </w:r>
      <w:r>
        <w:rPr>
          <w:rFonts w:cs="Times New Roman" w:ascii="Times New Roman" w:hAnsi="Times New Roman"/>
          <w:color w:val="000000" w:themeColor="text1"/>
        </w:rPr>
        <w:t xml:space="preserve"> collectés dans différentes communes de la Guadeloupe, </w:t>
      </w:r>
      <w:r>
        <w:rPr>
          <w:rFonts w:cs="Times New Roman" w:ascii="Times New Roman" w:hAnsi="Times New Roman"/>
        </w:rPr>
        <w:t xml:space="preserve">à partir des parties aériennes d’igname </w:t>
      </w:r>
      <w:r>
        <w:rPr>
          <w:rFonts w:cs="Times New Roman" w:ascii="Times New Roman" w:hAnsi="Times New Roman"/>
          <w:i/>
        </w:rPr>
        <w:t>Dioscorea alata</w:t>
      </w:r>
      <w:r>
        <w:rPr>
          <w:rFonts w:cs="Times New Roman" w:ascii="Times New Roman" w:hAnsi="Times New Roman"/>
        </w:rPr>
        <w:t xml:space="preserve"> de variétés différentes, de feuilles de manguier </w:t>
      </w:r>
      <w:r>
        <w:rPr>
          <w:rFonts w:cs="Times New Roman" w:ascii="Times New Roman" w:hAnsi="Times New Roman"/>
          <w:i/>
        </w:rPr>
        <w:t>Mangifera indica</w:t>
      </w:r>
      <w:r>
        <w:rPr>
          <w:rFonts w:cs="Times New Roman" w:ascii="Times New Roman" w:hAnsi="Times New Roman"/>
        </w:rPr>
        <w:t xml:space="preserve"> et de goyavier </w:t>
      </w:r>
      <w:r>
        <w:rPr>
          <w:rFonts w:cs="Times New Roman" w:ascii="Times New Roman" w:hAnsi="Times New Roman"/>
          <w:i/>
        </w:rPr>
        <w:t>Psidium guajava</w:t>
      </w:r>
      <w:r>
        <w:rPr>
          <w:rFonts w:cs="Times New Roman" w:ascii="Times New Roman" w:hAnsi="Times New Roman"/>
        </w:rPr>
        <w:t xml:space="preserve"> présentant les caractéristiques de l’anthracnose visibles à l’œil nu.</w:t>
      </w:r>
    </w:p>
    <w:p>
      <w:pPr>
        <w:pStyle w:val="Normal"/>
        <w:spacing w:lineRule="auto" w:line="360"/>
        <w:jc w:val="both"/>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32">
            <wp:simplePos x="0" y="0"/>
            <wp:positionH relativeFrom="margin">
              <wp:posOffset>469900</wp:posOffset>
            </wp:positionH>
            <wp:positionV relativeFrom="margin">
              <wp:posOffset>2511425</wp:posOffset>
            </wp:positionV>
            <wp:extent cx="4877435" cy="2611755"/>
            <wp:effectExtent l="0" t="0" r="0" b="0"/>
            <wp:wrapSquare wrapText="bothSides"/>
            <wp:docPr id="26" name="Image 37" descr="Capture%20d’écran%202020-08-30%20à%2014.3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37" descr="Capture%20d’écran%202020-08-30%20à%2014.39.18.png"/>
                    <pic:cNvPicPr>
                      <a:picLocks noChangeAspect="1" noChangeArrowheads="1"/>
                    </pic:cNvPicPr>
                  </pic:nvPicPr>
                  <pic:blipFill>
                    <a:blip r:embed="rId13"/>
                    <a:stretch>
                      <a:fillRect/>
                    </a:stretch>
                  </pic:blipFill>
                  <pic:spPr bwMode="auto">
                    <a:xfrm>
                      <a:off x="0" y="0"/>
                      <a:ext cx="4877435" cy="2611755"/>
                    </a:xfrm>
                    <a:prstGeom prst="rect">
                      <a:avLst/>
                    </a:prstGeom>
                  </pic:spPr>
                </pic:pic>
              </a:graphicData>
            </a:graphic>
          </wp:anchor>
        </w:drawing>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mc:AlternateContent>
          <mc:Choice Requires="wps">
            <w:drawing>
              <wp:anchor behindDoc="0" distT="0" distB="0" distL="114300" distR="114300" simplePos="0" locked="0" layoutInCell="1" allowOverlap="1" relativeHeight="21" wp14:anchorId="127A0872">
                <wp:simplePos x="0" y="0"/>
                <wp:positionH relativeFrom="column">
                  <wp:posOffset>168910</wp:posOffset>
                </wp:positionH>
                <wp:positionV relativeFrom="paragraph">
                  <wp:posOffset>151765</wp:posOffset>
                </wp:positionV>
                <wp:extent cx="5608320" cy="593725"/>
                <wp:effectExtent l="0" t="0" r="5715" b="0"/>
                <wp:wrapSquare wrapText="bothSides"/>
                <wp:docPr id="27" name="Zone de texte 14"/>
                <a:graphic xmlns:a="http://schemas.openxmlformats.org/drawingml/2006/main">
                  <a:graphicData uri="http://schemas.microsoft.com/office/word/2010/wordprocessingShape">
                    <wps:wsp>
                      <wps:cNvSpPr/>
                      <wps:spPr>
                        <a:xfrm>
                          <a:off x="0" y="0"/>
                          <a:ext cx="5607720" cy="592920"/>
                        </a:xfrm>
                        <a:prstGeom prst="rect">
                          <a:avLst/>
                        </a:prstGeom>
                        <a:solidFill>
                          <a:srgbClr val="ffffff"/>
                        </a:solidFill>
                        <a:ln>
                          <a:noFill/>
                        </a:ln>
                      </wps:spPr>
                      <wps:style>
                        <a:lnRef idx="0"/>
                        <a:fillRef idx="0"/>
                        <a:effectRef idx="0"/>
                        <a:fontRef idx="minor"/>
                      </wps:style>
                      <wps:txbx>
                        <w:txbxContent>
                          <w:p>
                            <w:pPr>
                              <w:pStyle w:val="Caption1"/>
                              <w:spacing w:before="0" w:after="0"/>
                              <w:jc w:val="center"/>
                              <w:rPr>
                                <w:rFonts w:ascii="Times New Roman" w:hAnsi="Times New Roman" w:cs="Times New Roman"/>
                                <w:b/>
                                <w:b/>
                                <w:color w:val="000000" w:themeColor="text1"/>
                                <w:sz w:val="22"/>
                              </w:rPr>
                            </w:pPr>
                            <w:r>
                              <w:rPr>
                                <w:rFonts w:cs="Times New Roman" w:ascii="Times New Roman" w:hAnsi="Times New Roman"/>
                                <w:b/>
                                <w:color w:val="000000" w:themeColor="text1"/>
                                <w:sz w:val="22"/>
                              </w:rPr>
                              <w:t>Tableau 1.</w:t>
                            </w:r>
                            <w:r>
                              <w:rPr>
                                <w:color w:val="000000" w:themeColor="text1"/>
                                <w:sz w:val="22"/>
                              </w:rPr>
                              <w:t xml:space="preserve"> </w:t>
                            </w:r>
                            <w:r>
                              <w:rPr>
                                <w:rFonts w:cs="Times New Roman" w:ascii="Times New Roman" w:hAnsi="Times New Roman"/>
                                <w:b/>
                                <w:color w:val="000000" w:themeColor="text1"/>
                                <w:sz w:val="22"/>
                              </w:rPr>
                              <w:t>Références des 16 souches du complexe d’espèces C. gloeosporioides</w:t>
                            </w:r>
                          </w:p>
                          <w:p>
                            <w:pPr>
                              <w:pStyle w:val="Caption1"/>
                              <w:spacing w:before="0" w:after="0"/>
                              <w:jc w:val="center"/>
                              <w:rPr>
                                <w:rFonts w:ascii="Times New Roman" w:hAnsi="Times New Roman" w:cs="Times New Roman"/>
                                <w:b/>
                                <w:b/>
                                <w:color w:val="000000" w:themeColor="text1"/>
                                <w:sz w:val="22"/>
                              </w:rPr>
                            </w:pPr>
                            <w:r>
                              <w:rPr>
                                <w:rFonts w:cs="Times New Roman" w:ascii="Times New Roman" w:hAnsi="Times New Roman"/>
                                <w:b/>
                                <w:color w:val="000000" w:themeColor="text1"/>
                                <w:sz w:val="22"/>
                              </w:rPr>
                              <w:t xml:space="preserve"> </w:t>
                            </w:r>
                            <w:r>
                              <w:rPr>
                                <w:rFonts w:cs="Times New Roman" w:ascii="Times New Roman" w:hAnsi="Times New Roman"/>
                                <w:color w:val="000000" w:themeColor="text1"/>
                                <w:sz w:val="22"/>
                              </w:rPr>
                              <w:t>N.B : A. C. : Autre Colletotrichum ; C. gl : Colletotrichum gloeosporioides ; G. cing : Glomerella cingulata ; Ste Cath : Sainte Catherine ; Pyr : Pyramide (Source : base de données INRAE)</w:t>
                            </w:r>
                          </w:p>
                        </w:txbxContent>
                      </wps:txbx>
                      <wps:bodyPr lIns="0" rIns="0" tIns="0" bIns="0">
                        <a:noAutofit/>
                      </wps:bodyPr>
                    </wps:wsp>
                  </a:graphicData>
                </a:graphic>
              </wp:anchor>
            </w:drawing>
          </mc:Choice>
          <mc:Fallback>
            <w:pict>
              <v:rect id="shape_0" ID="Zone de texte 14" fillcolor="white" stroked="f" style="position:absolute;margin-left:13.3pt;margin-top:11.95pt;width:441.5pt;height:46.65pt" wp14:anchorId="127A0872">
                <w10:wrap type="square"/>
                <v:fill o:detectmouseclick="t" type="solid" color2="black"/>
                <v:stroke color="#3465a4" joinstyle="round" endcap="flat"/>
                <v:textbox>
                  <w:txbxContent>
                    <w:p>
                      <w:pPr>
                        <w:pStyle w:val="Caption1"/>
                        <w:spacing w:before="0" w:after="0"/>
                        <w:jc w:val="center"/>
                        <w:rPr>
                          <w:rFonts w:ascii="Times New Roman" w:hAnsi="Times New Roman" w:cs="Times New Roman"/>
                          <w:b/>
                          <w:b/>
                          <w:color w:val="000000" w:themeColor="text1"/>
                          <w:sz w:val="22"/>
                        </w:rPr>
                      </w:pPr>
                      <w:r>
                        <w:rPr>
                          <w:rFonts w:cs="Times New Roman" w:ascii="Times New Roman" w:hAnsi="Times New Roman"/>
                          <w:b/>
                          <w:color w:val="000000" w:themeColor="text1"/>
                          <w:sz w:val="22"/>
                        </w:rPr>
                        <w:t>Tableau 1.</w:t>
                      </w:r>
                      <w:r>
                        <w:rPr>
                          <w:color w:val="000000" w:themeColor="text1"/>
                          <w:sz w:val="22"/>
                        </w:rPr>
                        <w:t xml:space="preserve"> </w:t>
                      </w:r>
                      <w:r>
                        <w:rPr>
                          <w:rFonts w:cs="Times New Roman" w:ascii="Times New Roman" w:hAnsi="Times New Roman"/>
                          <w:b/>
                          <w:color w:val="000000" w:themeColor="text1"/>
                          <w:sz w:val="22"/>
                        </w:rPr>
                        <w:t>Références des 16 souches du complexe d’espèces C. gloeosporioides</w:t>
                      </w:r>
                    </w:p>
                    <w:p>
                      <w:pPr>
                        <w:pStyle w:val="Caption1"/>
                        <w:spacing w:before="0" w:after="0"/>
                        <w:jc w:val="center"/>
                        <w:rPr>
                          <w:rFonts w:ascii="Times New Roman" w:hAnsi="Times New Roman" w:cs="Times New Roman"/>
                          <w:b/>
                          <w:b/>
                          <w:color w:val="000000" w:themeColor="text1"/>
                          <w:sz w:val="22"/>
                        </w:rPr>
                      </w:pPr>
                      <w:r>
                        <w:rPr>
                          <w:rFonts w:cs="Times New Roman" w:ascii="Times New Roman" w:hAnsi="Times New Roman"/>
                          <w:b/>
                          <w:color w:val="000000" w:themeColor="text1"/>
                          <w:sz w:val="22"/>
                        </w:rPr>
                        <w:t xml:space="preserve"> </w:t>
                      </w:r>
                      <w:r>
                        <w:rPr>
                          <w:rFonts w:cs="Times New Roman" w:ascii="Times New Roman" w:hAnsi="Times New Roman"/>
                          <w:color w:val="000000" w:themeColor="text1"/>
                          <w:sz w:val="22"/>
                        </w:rPr>
                        <w:t>N.B : A. C. : Autre Colletotrichum ; C. gl : Colletotrichum gloeosporioides ; G. cing : Glomerella cingulata ; Ste Cath : Sainte Catherine ; Pyr : Pyramide (Source : base de données INRAE)</w:t>
                      </w:r>
                    </w:p>
                  </w:txbxContent>
                </v:textbox>
              </v:rect>
            </w:pict>
          </mc:Fallback>
        </mc:AlternateConten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Au laboratoire, chaque souche a été repiquée à partir des isolats de </w:t>
      </w:r>
      <w:r>
        <w:rPr>
          <w:rFonts w:cs="Times New Roman" w:ascii="Times New Roman" w:hAnsi="Times New Roman"/>
          <w:i/>
        </w:rPr>
        <w:t>C. gloeosporioides</w:t>
      </w:r>
      <w:r>
        <w:rPr>
          <w:rFonts w:cs="Times New Roman" w:ascii="Times New Roman" w:hAnsi="Times New Roman"/>
        </w:rPr>
        <w:t xml:space="preserve"> collectés. Le repiquage du champignon </w:t>
      </w:r>
      <w:r>
        <w:rPr>
          <w:rFonts w:cs="Times New Roman" w:ascii="Times New Roman" w:hAnsi="Times New Roman"/>
          <w:i/>
        </w:rPr>
        <w:t>C. gloeosporioides</w:t>
      </w:r>
      <w:r>
        <w:rPr>
          <w:rFonts w:cs="Times New Roman" w:ascii="Times New Roman" w:hAnsi="Times New Roman"/>
        </w:rPr>
        <w:t xml:space="preserve"> consiste à éviter la perte des souches car au fil du temps, le milieu gélosé sur lequel se développent les souches diminue et s’appauvrit en nutriments ce qui entraîne leur perte. C’est pour cela qu’il est recommandé d’effectuer un repiquage environ tous les 15 jours afin de préserver la longévité du champignon. Ainsi, des morceaux de gélose des milieux de culture des isolats sont découpés minutieusement et placés sur de nouveaux milieux gélosés PDA (</w:t>
      </w:r>
      <w:r>
        <w:rPr>
          <w:rFonts w:cs="Times New Roman" w:ascii="Times New Roman" w:hAnsi="Times New Roman"/>
          <w:i/>
        </w:rPr>
        <w:t>Potato Dextrose Agar</w:t>
      </w:r>
      <w:r>
        <w:rPr>
          <w:rFonts w:cs="Times New Roman" w:ascii="Times New Roman" w:hAnsi="Times New Roman"/>
        </w:rPr>
        <w:t>) dans des conditions stériles (</w:t>
      </w:r>
      <w:r>
        <w:rPr>
          <w:rFonts w:cs="Times New Roman" w:ascii="Times New Roman" w:hAnsi="Times New Roman"/>
          <w:i/>
        </w:rPr>
        <w:t xml:space="preserve">cf. </w:t>
      </w:r>
      <w:r>
        <w:rPr>
          <w:rFonts w:cs="Times New Roman" w:ascii="Times New Roman" w:hAnsi="Times New Roman"/>
        </w:rPr>
        <w:t>Annexe 1) pour la mise en culture sur boite de Pétri qui s’effectue pendant 7 jours environ, à température ambiante (27°C) et sous éclairage artificiel. Les souches ont été repiquées 2 ou 3 fois pour maximiser le développement mycélien des cultures.</w:t>
      </w:r>
    </w:p>
    <w:p>
      <w:pPr>
        <w:pStyle w:val="Normal"/>
        <w:spacing w:lineRule="auto" w:line="360"/>
        <w:jc w:val="both"/>
        <w:rPr>
          <w:rFonts w:ascii="Times New Roman" w:hAnsi="Times New Roman" w:cs="Times New Roman"/>
          <w:b/>
          <w:b/>
          <w:i/>
          <w:i/>
          <w:u w:val="single"/>
        </w:rPr>
      </w:pPr>
      <w:r>
        <w:rPr>
          <w:rFonts w:cs="Times New Roman" w:ascii="Times New Roman" w:hAnsi="Times New Roman"/>
          <w:b/>
          <w:i/>
        </w:rPr>
        <w:t xml:space="preserve">               </w:t>
      </w:r>
      <w:r>
        <w:rPr>
          <w:rFonts w:cs="Times New Roman" w:ascii="Times New Roman" w:hAnsi="Times New Roman"/>
          <w:b/>
          <w:i/>
          <w:u w:val="single"/>
        </w:rPr>
        <w:t>Extraction d’ADN génomique</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Le mycélium frais prélevé par grattage de la surface de la boite de Pétri des souches de </w:t>
      </w:r>
      <w:r>
        <w:rPr>
          <w:rFonts w:cs="Times New Roman" w:ascii="Times New Roman" w:hAnsi="Times New Roman"/>
          <w:i/>
        </w:rPr>
        <w:t>C. gloeosporioides</w:t>
      </w:r>
      <w:r>
        <w:rPr>
          <w:rFonts w:cs="Times New Roman" w:ascii="Times New Roman" w:hAnsi="Times New Roman"/>
        </w:rPr>
        <w:t xml:space="preserve"> cultivées sur milieu PDA a ensuite été ajouté dans des tubes contenant une matrice de lyse. L’extraction de l’ADNg de ces souches s’effectue à l’aide du kit FastPrep MP Biomedical </w:t>
      </w:r>
      <w:r>
        <w:rPr>
          <w:rFonts w:cs="Times New Roman" w:ascii="Times New Roman" w:hAnsi="Times New Roman"/>
          <w:i/>
        </w:rPr>
        <w:t>(cf. Annexe 2).</w:t>
      </w:r>
      <w:r>
        <w:rPr>
          <w:rFonts w:cs="Times New Roman" w:ascii="Times New Roman" w:hAnsi="Times New Roman"/>
        </w:rPr>
        <w:t xml:space="preserve"> Une fois l’ADNg extrait, les échantillons sont ensuite stockés à -20°C dans des tubes eppendorf de 0,5 mL jusqu’à utilisation. La vérification de la présence et de la quantité d’ADNg obtenues pour chaque isolat a été faite par électrophorèse sur gel d’agarose à 1% (TBE 0,5X). </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6"/>
        </w:numPr>
        <w:spacing w:lineRule="auto" w:line="360"/>
        <w:rPr>
          <w:rFonts w:ascii="Times New Roman" w:hAnsi="Times New Roman" w:cs="Times New Roman"/>
          <w:b/>
          <w:b/>
        </w:rPr>
      </w:pPr>
      <w:r>
        <w:rPr>
          <w:rFonts w:cs="Times New Roman" w:ascii="Times New Roman" w:hAnsi="Times New Roman"/>
          <w:b/>
        </w:rPr>
        <w:t>OPTIMISATION DU TEST DE DÉTECTION LAMP</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b/>
          <w:b/>
          <w:u w:val="single"/>
        </w:rPr>
      </w:pPr>
      <w:r>
        <w:rPr>
          <w:rFonts w:cs="Times New Roman" w:ascii="Times New Roman" w:hAnsi="Times New Roman"/>
          <w:b/>
        </w:rPr>
        <w:t xml:space="preserve">            </w:t>
      </w:r>
      <w:r>
        <w:rPr>
          <w:rFonts w:cs="Times New Roman" w:ascii="Times New Roman" w:hAnsi="Times New Roman"/>
          <w:b/>
        </w:rPr>
        <w:t>1.1</w:t>
      </w:r>
      <w:r>
        <w:rPr>
          <w:rFonts w:cs="Times New Roman" w:ascii="Times New Roman" w:hAnsi="Times New Roman"/>
        </w:rPr>
        <w:t xml:space="preserve"> </w:t>
      </w:r>
      <w:r>
        <w:rPr>
          <w:rFonts w:cs="Times New Roman" w:ascii="Times New Roman" w:hAnsi="Times New Roman"/>
          <w:b/>
          <w:u w:val="single"/>
        </w:rPr>
        <w:t xml:space="preserve">Dilution des ADNg </w:t>
      </w:r>
    </w:p>
    <w:p>
      <w:pPr>
        <w:pStyle w:val="Normal"/>
        <w:spacing w:lineRule="auto" w:line="360"/>
        <w:jc w:val="both"/>
        <w:rPr>
          <w:rFonts w:ascii="Times New Roman" w:hAnsi="Times New Roman" w:cs="Times New Roman"/>
          <w:b/>
          <w:b/>
          <w:i/>
          <w:i/>
          <w:u w:val="single"/>
        </w:rPr>
      </w:pPr>
      <w:r>
        <w:rPr>
          <w:rFonts w:cs="Times New Roman" w:ascii="Times New Roman" w:hAnsi="Times New Roman"/>
          <w:b/>
          <w:i/>
          <w:u w:val="single"/>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Selon leur concentration, les ADNg extraits des échantillons de </w:t>
      </w:r>
      <w:r>
        <w:rPr>
          <w:rFonts w:cs="Times New Roman" w:ascii="Times New Roman" w:hAnsi="Times New Roman"/>
          <w:i/>
        </w:rPr>
        <w:t>C. gloeosporioides</w:t>
      </w:r>
      <w:r>
        <w:rPr>
          <w:rFonts w:cs="Times New Roman" w:ascii="Times New Roman" w:hAnsi="Times New Roman"/>
        </w:rPr>
        <w:t xml:space="preserve"> cultivés sur milieu PDA ont été dilués soit au 1/10</w:t>
      </w:r>
      <w:r>
        <w:rPr>
          <w:rFonts w:cs="Times New Roman" w:ascii="Times New Roman" w:hAnsi="Times New Roman"/>
          <w:vertAlign w:val="superscript"/>
        </w:rPr>
        <w:t>ème</w:t>
      </w:r>
      <w:r>
        <w:rPr>
          <w:rFonts w:cs="Times New Roman" w:ascii="Times New Roman" w:hAnsi="Times New Roman"/>
        </w:rPr>
        <w:t xml:space="preserve"> soit au 1/100</w:t>
      </w:r>
      <w:r>
        <w:rPr>
          <w:rFonts w:cs="Times New Roman" w:ascii="Times New Roman" w:hAnsi="Times New Roman"/>
          <w:vertAlign w:val="superscript"/>
        </w:rPr>
        <w:t>ème</w:t>
      </w:r>
      <w:r>
        <w:rPr>
          <w:rFonts w:cs="Times New Roman" w:ascii="Times New Roman" w:hAnsi="Times New Roman"/>
        </w:rPr>
        <w:t>.</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b/>
          <w:b/>
          <w:u w:val="single"/>
        </w:rPr>
      </w:pPr>
      <w:r>
        <w:rPr>
          <w:rFonts w:cs="Times New Roman" w:ascii="Times New Roman" w:hAnsi="Times New Roman"/>
          <w:b/>
        </w:rPr>
        <w:t xml:space="preserve">            </w:t>
      </w:r>
      <w:r>
        <w:rPr>
          <w:rFonts w:cs="Times New Roman" w:ascii="Times New Roman" w:hAnsi="Times New Roman"/>
          <w:b/>
        </w:rPr>
        <w:t xml:space="preserve">1.2. </w:t>
      </w:r>
      <w:r>
        <w:rPr>
          <w:rFonts w:cs="Times New Roman" w:ascii="Times New Roman" w:hAnsi="Times New Roman"/>
          <w:b/>
          <w:u w:val="single"/>
        </w:rPr>
        <w:t>Mélange réactionnel pour la LAMP</w:t>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La réaction LAMP a été réalisée dans un total de 25 µL de mélange réactionnel contenant 4 µL de chaque amorce FIP et BIP, 0,5 µL d’amorces F3 et B3, 2 µL d’amorce LB, 12,5 µL de solution </w:t>
      </w:r>
      <w:r>
        <w:rPr>
          <w:rFonts w:cs="Times New Roman" w:ascii="Times New Roman" w:hAnsi="Times New Roman"/>
          <w:i/>
        </w:rPr>
        <w:t>WarmStart Colorimetric</w:t>
      </w:r>
      <w:r>
        <w:rPr>
          <w:rFonts w:cs="Times New Roman" w:ascii="Times New Roman" w:hAnsi="Times New Roman"/>
        </w:rPr>
        <w:t xml:space="preserve"> </w:t>
      </w:r>
      <w:r>
        <w:rPr>
          <w:rFonts w:cs="Times New Roman" w:ascii="Times New Roman" w:hAnsi="Times New Roman"/>
          <w:i/>
        </w:rPr>
        <w:t>LAMP 2X Master Mix</w:t>
      </w:r>
      <w:r>
        <w:rPr>
          <w:rFonts w:cs="Times New Roman" w:ascii="Times New Roman" w:hAnsi="Times New Roman"/>
        </w:rPr>
        <w:t>, de l’H</w:t>
      </w:r>
      <w:r>
        <w:rPr>
          <w:rFonts w:cs="Times New Roman" w:ascii="Times New Roman" w:hAnsi="Times New Roman"/>
          <w:vertAlign w:val="subscript"/>
        </w:rPr>
        <w:t>2</w:t>
      </w:r>
      <w:r>
        <w:rPr>
          <w:rFonts w:cs="Times New Roman" w:ascii="Times New Roman" w:hAnsi="Times New Roman"/>
        </w:rPr>
        <w:t xml:space="preserve">O stérile </w:t>
      </w:r>
      <w:r>
        <w:rPr>
          <w:rFonts w:cs="Times New Roman" w:ascii="Times New Roman" w:hAnsi="Times New Roman"/>
          <w:i/>
        </w:rPr>
        <w:t>qsp</w:t>
      </w:r>
      <w:r>
        <w:rPr>
          <w:rFonts w:cs="Times New Roman" w:ascii="Times New Roman" w:hAnsi="Times New Roman"/>
        </w:rPr>
        <w:t xml:space="preserve"> 0,5 µL et 1µL d’ADNg de </w:t>
      </w:r>
      <w:r>
        <w:rPr>
          <w:rFonts w:cs="Times New Roman" w:ascii="Times New Roman" w:hAnsi="Times New Roman"/>
          <w:i/>
        </w:rPr>
        <w:t>C. gloeosporioides</w:t>
      </w:r>
      <w:r>
        <w:rPr>
          <w:rFonts w:cs="Times New Roman" w:ascii="Times New Roman" w:hAnsi="Times New Roman"/>
        </w:rPr>
        <w:t>.</w:t>
      </w:r>
    </w:p>
    <w:p>
      <w:pPr>
        <w:pStyle w:val="Normal"/>
        <w:spacing w:lineRule="auto" w:line="360"/>
        <w:jc w:val="both"/>
        <w:rPr>
          <w:rFonts w:ascii="Times New Roman" w:hAnsi="Times New Roman" w:cs="Times New Roman"/>
          <w:b/>
          <w:b/>
        </w:rPr>
      </w:pPr>
      <w:r>
        <w:rPr>
          <w:rFonts w:cs="Times New Roman" w:ascii="Times New Roman" w:hAnsi="Times New Roman"/>
          <w:b/>
        </w:rPr>
      </w:r>
    </w:p>
    <w:p>
      <w:pPr>
        <w:pStyle w:val="ListParagraph"/>
        <w:numPr>
          <w:ilvl w:val="1"/>
          <w:numId w:val="6"/>
        </w:numPr>
        <w:spacing w:lineRule="auto" w:line="360"/>
        <w:jc w:val="both"/>
        <w:rPr>
          <w:rFonts w:ascii="Times New Roman" w:hAnsi="Times New Roman" w:cs="Times New Roman"/>
          <w:b/>
          <w:b/>
          <w:u w:val="single"/>
        </w:rPr>
      </w:pPr>
      <w:r>
        <w:rPr>
          <w:rFonts w:cs="Times New Roman" w:ascii="Times New Roman" w:hAnsi="Times New Roman"/>
          <w:b/>
        </w:rPr>
        <w:t xml:space="preserve"> </w:t>
      </w:r>
      <w:r>
        <w:rPr>
          <w:rFonts w:cs="Times New Roman" w:ascii="Times New Roman" w:hAnsi="Times New Roman"/>
          <w:b/>
          <w:u w:val="single"/>
        </w:rPr>
        <w:t>Mécanisme et étapes de la réaction LAMP</w:t>
      </w:r>
    </w:p>
    <w:p>
      <w:pPr>
        <w:pStyle w:val="ListParagraph"/>
        <w:spacing w:lineRule="auto" w:line="360"/>
        <w:ind w:left="1140" w:hanging="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t xml:space="preserve">             </w:t>
      </w:r>
      <w:r>
        <w:rPr>
          <w:rFonts w:eastAsia="Times New Roman" w:cs="Times New Roman" w:ascii="Times New Roman" w:hAnsi="Times New Roman"/>
          <w:color w:val="000000" w:themeColor="text1"/>
          <w:lang w:eastAsia="fr-FR"/>
        </w:rPr>
        <w:t xml:space="preserve">Le mécanisme de la réaction LAMP peut être expliqué en 3 étapes : une étape initiale, une étape d’amplification cyclique et une étape d’allongement (Notomi et </w:t>
      </w:r>
      <w:r>
        <w:rPr>
          <w:rFonts w:eastAsia="Times New Roman" w:cs="Times New Roman" w:ascii="Times New Roman" w:hAnsi="Times New Roman"/>
          <w:i/>
          <w:color w:val="000000" w:themeColor="text1"/>
          <w:lang w:eastAsia="fr-FR"/>
        </w:rPr>
        <w:t>al.</w:t>
      </w:r>
      <w:r>
        <w:rPr>
          <w:rFonts w:eastAsia="Times New Roman" w:cs="Times New Roman" w:ascii="Times New Roman" w:hAnsi="Times New Roman"/>
          <w:color w:val="000000" w:themeColor="text1"/>
          <w:lang w:eastAsia="fr-FR"/>
        </w:rPr>
        <w:t xml:space="preserve">, 2000). </w:t>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t xml:space="preserve">À l’étape initiale de la LAMP, quatre amorces sont utilisées : une amorce interne avant (FIP), une amorce interne arrière (BIP), chacune contenant deux séquences distinctes correspondants aux séquences sens et antisens de l’ADN cible, et deux amorces externes F3 et B3 </w:t>
      </w:r>
      <w:r>
        <w:rPr>
          <w:rFonts w:eastAsia="Times New Roman" w:cs="Times New Roman" w:ascii="Times New Roman" w:hAnsi="Times New Roman"/>
          <w:i/>
          <w:color w:val="000000" w:themeColor="text1"/>
          <w:lang w:eastAsia="fr-FR"/>
        </w:rPr>
        <w:t>(Figure 5)</w:t>
      </w:r>
      <w:r>
        <w:rPr>
          <w:rFonts w:eastAsia="Times New Roman" w:cs="Times New Roman" w:ascii="Times New Roman" w:hAnsi="Times New Roman"/>
          <w:color w:val="000000" w:themeColor="text1"/>
          <w:lang w:eastAsia="fr-FR"/>
        </w:rPr>
        <w:t xml:space="preserve">. Les séquences à l’intérieur des extrémités de la région cible de l’ADN pour l’amplification sont désignées respectivement par F2c et B2. Deux séquences internes aux extrémités F2c et B2 sont désignées par F1c et B1et deux séquences à l’extérieur des extrémités de F2c et B2 sont désignées par F3c et B3 (Notomi et </w:t>
      </w:r>
      <w:r>
        <w:rPr>
          <w:rFonts w:eastAsia="Times New Roman" w:cs="Times New Roman" w:ascii="Times New Roman" w:hAnsi="Times New Roman"/>
          <w:i/>
          <w:color w:val="000000" w:themeColor="text1"/>
          <w:lang w:eastAsia="fr-FR"/>
        </w:rPr>
        <w:t>al.</w:t>
      </w:r>
      <w:r>
        <w:rPr>
          <w:rFonts w:eastAsia="Times New Roman" w:cs="Times New Roman" w:ascii="Times New Roman" w:hAnsi="Times New Roman"/>
          <w:color w:val="000000" w:themeColor="text1"/>
          <w:lang w:eastAsia="fr-FR"/>
        </w:rPr>
        <w:t xml:space="preserve">, 2000). </w:t>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drawing>
          <wp:anchor behindDoc="0" distT="0" distB="0" distL="114300" distR="114300" simplePos="0" locked="0" layoutInCell="1" allowOverlap="1" relativeHeight="30">
            <wp:simplePos x="0" y="0"/>
            <wp:positionH relativeFrom="margin">
              <wp:posOffset>692785</wp:posOffset>
            </wp:positionH>
            <wp:positionV relativeFrom="margin">
              <wp:posOffset>-220345</wp:posOffset>
            </wp:positionV>
            <wp:extent cx="4624705" cy="1747520"/>
            <wp:effectExtent l="0" t="0" r="0" b="0"/>
            <wp:wrapSquare wrapText="bothSides"/>
            <wp:docPr id="29" name="Image 31" descr="Capture%20d’écran%202020-08-28%20à%2023.0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1" descr="Capture%20d’écran%202020-08-28%20à%2023.05.38.png"/>
                    <pic:cNvPicPr>
                      <a:picLocks noChangeAspect="1" noChangeArrowheads="1"/>
                    </pic:cNvPicPr>
                  </pic:nvPicPr>
                  <pic:blipFill>
                    <a:blip r:embed="rId14"/>
                    <a:stretch>
                      <a:fillRect/>
                    </a:stretch>
                  </pic:blipFill>
                  <pic:spPr bwMode="auto">
                    <a:xfrm>
                      <a:off x="0" y="0"/>
                      <a:ext cx="4624705" cy="1747520"/>
                    </a:xfrm>
                    <a:prstGeom prst="rect">
                      <a:avLst/>
                    </a:prstGeom>
                  </pic:spPr>
                </pic:pic>
              </a:graphicData>
            </a:graphic>
          </wp:anchor>
        </w:drawing>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mc:AlternateContent>
          <mc:Choice Requires="wps">
            <w:drawing>
              <wp:anchor behindDoc="0" distT="0" distB="0" distL="114300" distR="114300" simplePos="0" locked="0" layoutInCell="1" allowOverlap="1" relativeHeight="31" wp14:anchorId="03F7A153">
                <wp:simplePos x="0" y="0"/>
                <wp:positionH relativeFrom="column">
                  <wp:posOffset>544195</wp:posOffset>
                </wp:positionH>
                <wp:positionV relativeFrom="paragraph">
                  <wp:posOffset>27305</wp:posOffset>
                </wp:positionV>
                <wp:extent cx="4957445" cy="160020"/>
                <wp:effectExtent l="0" t="0" r="0" b="0"/>
                <wp:wrapSquare wrapText="bothSides"/>
                <wp:docPr id="30" name="Zone de texte 35"/>
                <a:graphic xmlns:a="http://schemas.openxmlformats.org/drawingml/2006/main">
                  <a:graphicData uri="http://schemas.microsoft.com/office/word/2010/wordprocessingShape">
                    <wps:wsp>
                      <wps:cNvSpPr/>
                      <wps:spPr>
                        <a:xfrm>
                          <a:off x="0" y="0"/>
                          <a:ext cx="4956840" cy="159480"/>
                        </a:xfrm>
                        <a:prstGeom prst="rect">
                          <a:avLst/>
                        </a:prstGeom>
                        <a:solidFill>
                          <a:srgbClr val="ffffff"/>
                        </a:solidFill>
                        <a:ln>
                          <a:noFill/>
                        </a:ln>
                      </wps:spPr>
                      <wps:style>
                        <a:lnRef idx="0"/>
                        <a:fillRef idx="0"/>
                        <a:effectRef idx="0"/>
                        <a:fontRef idx="minor"/>
                      </wps:style>
                      <wps:txbx>
                        <w:txbxContent>
                          <w:p>
                            <w:pPr>
                              <w:pStyle w:val="Caption1"/>
                              <w:spacing w:before="0" w:after="200"/>
                              <w:rPr>
                                <w:rFonts w:ascii="Times New Roman" w:hAnsi="Times New Roman" w:eastAsia="Times New Roman" w:cs="Times New Roman"/>
                                <w:b/>
                                <w:b/>
                                <w:color w:val="000000" w:themeColor="text1"/>
                                <w:sz w:val="22"/>
                              </w:rPr>
                            </w:pPr>
                            <w:r>
                              <w:rPr>
                                <w:rFonts w:cs="Times New Roman" w:ascii="Times New Roman" w:hAnsi="Times New Roman"/>
                                <w:b/>
                                <w:color w:val="000000" w:themeColor="text1"/>
                                <w:sz w:val="22"/>
                              </w:rPr>
                              <w:t>Figure 5. Schéma des amorces LAMP et de leur site d’hybridation sur un ADN cible</w:t>
                            </w:r>
                          </w:p>
                        </w:txbxContent>
                      </wps:txbx>
                      <wps:bodyPr lIns="0" rIns="0" tIns="0" bIns="0">
                        <a:spAutoFit/>
                      </wps:bodyPr>
                    </wps:wsp>
                  </a:graphicData>
                </a:graphic>
              </wp:anchor>
            </w:drawing>
          </mc:Choice>
          <mc:Fallback>
            <w:pict>
              <v:rect id="shape_0" ID="Zone de texte 35" fillcolor="white" stroked="f" style="position:absolute;margin-left:42.85pt;margin-top:2.15pt;width:390.25pt;height:12.5pt" wp14:anchorId="03F7A153">
                <w10:wrap type="square"/>
                <v:fill o:detectmouseclick="t" type="solid" color2="black"/>
                <v:stroke color="#3465a4" joinstyle="round" endcap="flat"/>
                <v:textbox>
                  <w:txbxContent>
                    <w:p>
                      <w:pPr>
                        <w:pStyle w:val="Caption1"/>
                        <w:spacing w:before="0" w:after="200"/>
                        <w:rPr>
                          <w:rFonts w:ascii="Times New Roman" w:hAnsi="Times New Roman" w:eastAsia="Times New Roman" w:cs="Times New Roman"/>
                          <w:b/>
                          <w:b/>
                          <w:color w:val="000000" w:themeColor="text1"/>
                          <w:sz w:val="22"/>
                        </w:rPr>
                      </w:pPr>
                      <w:r>
                        <w:rPr>
                          <w:rFonts w:cs="Times New Roman" w:ascii="Times New Roman" w:hAnsi="Times New Roman"/>
                          <w:b/>
                          <w:color w:val="000000" w:themeColor="text1"/>
                          <w:sz w:val="22"/>
                        </w:rPr>
                        <w:t>Figure 5. Schéma des amorces LAMP et de leur site d’hybridation sur un ADN cible</w:t>
                      </w:r>
                    </w:p>
                  </w:txbxContent>
                </v:textbox>
              </v:rect>
            </w:pict>
          </mc:Fallback>
        </mc:AlternateContent>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color w:val="000000" w:themeColor="text1"/>
          <w:sz w:val="23"/>
          <w:szCs w:val="23"/>
          <w:lang w:eastAsia="fr-FR"/>
        </w:rPr>
      </w:pPr>
      <w:r>
        <w:rPr>
          <w:rFonts w:eastAsia="Times New Roman" w:cs="Times New Roman" w:ascii="Times New Roman" w:hAnsi="Times New Roman"/>
          <w:color w:val="000000" w:themeColor="text1"/>
          <w:sz w:val="23"/>
          <w:szCs w:val="23"/>
          <w:lang w:eastAsia="fr-FR"/>
        </w:rPr>
        <w:t>Compte tenu de cette structure, les séquences des amorces FIP et BIP ont été conçues comme suit :</w:t>
      </w:r>
    </w:p>
    <w:p>
      <w:pPr>
        <w:pStyle w:val="ListParagraph"/>
        <w:numPr>
          <w:ilvl w:val="0"/>
          <w:numId w:val="4"/>
        </w:numPr>
        <w:spacing w:lineRule="auto" w:line="360"/>
        <w:jc w:val="both"/>
        <w:rPr>
          <w:rFonts w:ascii="Times New Roman" w:hAnsi="Times New Roman" w:eastAsia="Times New Roman" w:cs="Times New Roman"/>
          <w:color w:val="000000" w:themeColor="text1"/>
          <w:sz w:val="23"/>
          <w:szCs w:val="23"/>
          <w:lang w:eastAsia="fr-FR"/>
        </w:rPr>
      </w:pPr>
      <w:r>
        <w:rPr>
          <w:rFonts w:eastAsia="Times New Roman" w:cs="Times New Roman" w:ascii="Times New Roman" w:hAnsi="Times New Roman"/>
          <w:color w:val="000000" w:themeColor="text1"/>
          <w:sz w:val="23"/>
          <w:szCs w:val="23"/>
          <w:lang w:eastAsia="fr-FR"/>
        </w:rPr>
        <w:t>FIP contient F1c, un espaceur TTTT et la séquence F2 complémentaire de F2c</w:t>
      </w:r>
    </w:p>
    <w:p>
      <w:pPr>
        <w:pStyle w:val="ListParagraph"/>
        <w:numPr>
          <w:ilvl w:val="0"/>
          <w:numId w:val="4"/>
        </w:numPr>
        <w:spacing w:lineRule="auto" w:line="360"/>
        <w:jc w:val="both"/>
        <w:rPr>
          <w:rFonts w:ascii="Times New Roman" w:hAnsi="Times New Roman" w:eastAsia="Times New Roman" w:cs="Times New Roman"/>
          <w:color w:val="000000" w:themeColor="text1"/>
          <w:sz w:val="23"/>
          <w:szCs w:val="23"/>
          <w:lang w:eastAsia="fr-FR"/>
        </w:rPr>
      </w:pPr>
      <w:r>
        <w:rPr>
          <w:rFonts w:eastAsia="Times New Roman" w:cs="Times New Roman" w:ascii="Times New Roman" w:hAnsi="Times New Roman"/>
          <w:color w:val="000000" w:themeColor="text1"/>
          <w:sz w:val="23"/>
          <w:szCs w:val="23"/>
          <w:lang w:eastAsia="fr-FR"/>
        </w:rPr>
        <w:t>BIP contient B1c, un espaceur TTTT et la séquence B2 complémentaire de B2c.</w:t>
      </w:r>
    </w:p>
    <w:p>
      <w:pPr>
        <w:pStyle w:val="Normal"/>
        <w:spacing w:lineRule="auto" w:line="360"/>
        <w:jc w:val="both"/>
        <w:rPr>
          <w:rFonts w:ascii="Times New Roman" w:hAnsi="Times New Roman" w:eastAsia="Times New Roman" w:cs="Times New Roman"/>
          <w:color w:val="000000" w:themeColor="text1"/>
          <w:sz w:val="23"/>
          <w:szCs w:val="23"/>
          <w:lang w:eastAsia="fr-FR"/>
        </w:rPr>
      </w:pPr>
      <w:r>
        <w:rPr>
          <w:rFonts w:eastAsia="Times New Roman" w:cs="Times New Roman" w:ascii="Times New Roman" w:hAnsi="Times New Roman"/>
          <w:color w:val="000000" w:themeColor="text1"/>
          <w:sz w:val="23"/>
          <w:szCs w:val="23"/>
          <w:lang w:eastAsia="fr-FR"/>
        </w:rPr>
        <w:t xml:space="preserve">Les deux amorces externes F3 et B3, plus courtes de quelques bases, sont complémentaires de F3c et B3c respectivement (Notomi et </w:t>
      </w:r>
      <w:r>
        <w:rPr>
          <w:rFonts w:eastAsia="Times New Roman" w:cs="Times New Roman" w:ascii="Times New Roman" w:hAnsi="Times New Roman"/>
          <w:i/>
          <w:color w:val="000000" w:themeColor="text1"/>
          <w:sz w:val="23"/>
          <w:szCs w:val="23"/>
          <w:lang w:eastAsia="fr-FR"/>
        </w:rPr>
        <w:t>al</w:t>
      </w:r>
      <w:r>
        <w:rPr>
          <w:rFonts w:eastAsia="Times New Roman" w:cs="Times New Roman" w:ascii="Times New Roman" w:hAnsi="Times New Roman"/>
          <w:color w:val="000000" w:themeColor="text1"/>
          <w:sz w:val="23"/>
          <w:szCs w:val="23"/>
          <w:lang w:eastAsia="fr-FR"/>
        </w:rPr>
        <w:t>., 2000).</w:t>
      </w:r>
    </w:p>
    <w:p>
      <w:pPr>
        <w:pStyle w:val="Normal"/>
        <w:spacing w:lineRule="auto" w:line="360"/>
        <w:jc w:val="both"/>
        <w:rPr>
          <w:rFonts w:ascii="Times New Roman" w:hAnsi="Times New Roman" w:eastAsia="Times New Roman" w:cs="Times New Roman"/>
          <w:color w:val="000000" w:themeColor="text1"/>
          <w:sz w:val="23"/>
          <w:szCs w:val="23"/>
          <w:lang w:eastAsia="fr-FR"/>
        </w:rPr>
      </w:pPr>
      <w:r>
        <w:rPr>
          <w:rFonts w:eastAsia="Times New Roman" w:cs="Times New Roman" w:ascii="Times New Roman" w:hAnsi="Times New Roman"/>
          <w:color w:val="000000" w:themeColor="text1"/>
          <w:sz w:val="23"/>
          <w:szCs w:val="23"/>
          <w:lang w:eastAsia="fr-FR"/>
        </w:rPr>
        <w:t xml:space="preserve">Les amorces dites de boucle, FL et BL (ou bien LF ou LB), sont conçues pour permettre la formation de la structure de la boucle. Le mécanisme de la réaction LAMP est illustré dans la </w:t>
      </w:r>
      <w:r>
        <w:rPr>
          <w:rFonts w:eastAsia="Times New Roman" w:cs="Times New Roman" w:ascii="Times New Roman" w:hAnsi="Times New Roman"/>
          <w:i/>
          <w:color w:val="000000" w:themeColor="text1"/>
          <w:sz w:val="23"/>
          <w:szCs w:val="23"/>
          <w:lang w:eastAsia="fr-FR"/>
        </w:rPr>
        <w:t>Figure 6</w:t>
      </w:r>
      <w:r>
        <w:rPr>
          <w:rFonts w:eastAsia="Times New Roman" w:cs="Times New Roman" w:ascii="Times New Roman" w:hAnsi="Times New Roman"/>
          <w:color w:val="000000" w:themeColor="text1"/>
          <w:sz w:val="23"/>
          <w:szCs w:val="23"/>
          <w:lang w:eastAsia="fr-FR"/>
        </w:rPr>
        <w:t>.</w:t>
      </w:r>
    </w:p>
    <w:p>
      <w:pPr>
        <w:pStyle w:val="NormalWeb"/>
        <w:shd w:val="clear" w:color="auto" w:fill="FFFFFF"/>
        <w:spacing w:lineRule="auto" w:line="360" w:beforeAutospacing="0" w:before="166" w:afterAutospacing="0" w:after="166"/>
        <w:jc w:val="both"/>
        <w:rPr>
          <w:rFonts w:eastAsia="Times New Roman"/>
          <w:color w:val="000000" w:themeColor="text1"/>
          <w:sz w:val="23"/>
          <w:szCs w:val="23"/>
        </w:rPr>
      </w:pPr>
      <w:r>
        <w:rPr>
          <w:rFonts w:eastAsia="Times New Roman"/>
          <w:color w:val="000000" w:themeColor="text1"/>
          <w:sz w:val="23"/>
          <w:szCs w:val="23"/>
        </w:rPr>
        <w:t xml:space="preserve">              </w:t>
      </w:r>
      <w:r>
        <w:rPr>
          <w:rFonts w:eastAsia="Times New Roman"/>
          <w:color w:val="000000" w:themeColor="text1"/>
          <w:sz w:val="23"/>
          <w:szCs w:val="23"/>
        </w:rPr>
        <w:t xml:space="preserve">Au cours de l’étape initiale, l’ADN polymérase </w:t>
      </w:r>
      <w:r>
        <w:rPr>
          <w:rFonts w:eastAsia="Times New Roman"/>
          <w:i/>
          <w:color w:val="000000" w:themeColor="text1"/>
          <w:sz w:val="23"/>
          <w:szCs w:val="23"/>
        </w:rPr>
        <w:t>Bst</w:t>
      </w:r>
      <w:r>
        <w:rPr>
          <w:rFonts w:eastAsia="Times New Roman"/>
          <w:color w:val="000000" w:themeColor="text1"/>
          <w:sz w:val="23"/>
          <w:szCs w:val="23"/>
        </w:rPr>
        <w:t xml:space="preserve"> 2.0, par sa première activité induit la séparation des brins de l’ADN cible et sa deuxième activité lui permet, après l’hybridation de chaque amorce à leur séquence cible, l’élongation et la synthèse de l’ADN complémentaire. Tout d’abord, l’amorce interne FIP s’hybride à F2c dans l’ADN et permet l’initiation de la synthèse des brins complémentaires </w:t>
      </w:r>
      <w:r>
        <w:rPr>
          <w:rFonts w:eastAsia="Times New Roman"/>
          <w:i/>
          <w:color w:val="000000" w:themeColor="text1"/>
          <w:sz w:val="23"/>
          <w:szCs w:val="23"/>
        </w:rPr>
        <w:t>(structure 2).</w:t>
      </w:r>
      <w:r>
        <w:rPr>
          <w:rFonts w:eastAsia="Times New Roman"/>
          <w:color w:val="000000" w:themeColor="text1"/>
          <w:sz w:val="23"/>
          <w:szCs w:val="23"/>
        </w:rPr>
        <w:t xml:space="preserve"> La synthèse d’ADN peut également commencer à partir de l’amorce BIP</w:t>
      </w:r>
      <w:r>
        <w:rPr>
          <w:rFonts w:eastAsia="Times New Roman"/>
          <w:i/>
          <w:color w:val="000000" w:themeColor="text1"/>
          <w:sz w:val="23"/>
          <w:szCs w:val="23"/>
        </w:rPr>
        <w:t>.</w:t>
      </w:r>
      <w:r>
        <w:rPr>
          <w:rFonts w:eastAsia="Times New Roman"/>
          <w:color w:val="000000" w:themeColor="text1"/>
          <w:sz w:val="23"/>
          <w:szCs w:val="23"/>
        </w:rPr>
        <w:t xml:space="preserve"> L’amorce externe F3 s’hybride lentement à F3c dans l’ADN cible et initie la synthèse par déplacement de brin, libérant un brin complémentaire qui peut former une structure en boucle à une extrémité </w:t>
      </w:r>
      <w:r>
        <w:rPr>
          <w:rFonts w:eastAsia="Times New Roman"/>
          <w:i/>
          <w:color w:val="000000" w:themeColor="text1"/>
          <w:sz w:val="23"/>
          <w:szCs w:val="23"/>
        </w:rPr>
        <w:t>(structure 4).</w:t>
      </w:r>
      <w:r>
        <w:rPr>
          <w:rFonts w:eastAsia="Times New Roman"/>
          <w:color w:val="000000" w:themeColor="text1"/>
          <w:sz w:val="23"/>
          <w:szCs w:val="23"/>
        </w:rPr>
        <w:t xml:space="preserve"> Cet ADN simple brin sert de matrice pour la synthèse d’ADN initié par l’hybridation de l’amorce BIP et la synthèse ultérieure d’ADN par déplacement de brin amorcé par B3, conduisant à la formation d’un ADN en forme d’haltère </w:t>
      </w:r>
      <w:r>
        <w:rPr>
          <w:rFonts w:eastAsia="Times New Roman"/>
          <w:i/>
          <w:color w:val="000000" w:themeColor="text1"/>
          <w:sz w:val="23"/>
          <w:szCs w:val="23"/>
        </w:rPr>
        <w:t>(structure 6)</w:t>
      </w:r>
      <w:r>
        <w:rPr>
          <w:rFonts w:eastAsia="Times New Roman"/>
          <w:color w:val="000000" w:themeColor="text1"/>
          <w:sz w:val="23"/>
          <w:szCs w:val="23"/>
        </w:rPr>
        <w:t xml:space="preserve">, qui est rapidement converti en un ADN tige-boucle par synthèse d’ADN auto-amorcée </w:t>
      </w:r>
      <w:r>
        <w:rPr>
          <w:rFonts w:eastAsia="Times New Roman"/>
          <w:i/>
          <w:color w:val="000000" w:themeColor="text1"/>
          <w:sz w:val="23"/>
          <w:szCs w:val="23"/>
        </w:rPr>
        <w:t>(structure 7).</w:t>
      </w:r>
      <w:r>
        <w:rPr>
          <w:rFonts w:eastAsia="Times New Roman"/>
          <w:color w:val="000000" w:themeColor="text1"/>
          <w:sz w:val="23"/>
          <w:szCs w:val="23"/>
        </w:rPr>
        <w:t xml:space="preserve"> Cet ADN tige-boucle sert alors de départ pour l’amplification cyclique LAMP.</w:t>
      </w:r>
    </w:p>
    <w:p>
      <w:pPr>
        <w:pStyle w:val="NormalWeb"/>
        <w:shd w:val="clear" w:color="auto" w:fill="FFFFFF"/>
        <w:spacing w:lineRule="auto" w:line="360" w:beforeAutospacing="0" w:before="166" w:afterAutospacing="0" w:after="166"/>
        <w:jc w:val="both"/>
        <w:rPr>
          <w:rFonts w:eastAsia="Times New Roman"/>
          <w:color w:val="000000" w:themeColor="text1"/>
          <w:sz w:val="23"/>
          <w:szCs w:val="23"/>
        </w:rPr>
      </w:pPr>
      <w:r>
        <w:rPr>
          <w:rFonts w:eastAsia="Times New Roman"/>
          <w:color w:val="000000" w:themeColor="text1"/>
          <w:sz w:val="23"/>
          <w:szCs w:val="23"/>
        </w:rPr>
        <w:t xml:space="preserve">               </w:t>
      </w:r>
      <w:r>
        <w:rPr>
          <w:rFonts w:eastAsia="Times New Roman"/>
          <w:color w:val="000000" w:themeColor="text1"/>
          <w:sz w:val="23"/>
          <w:szCs w:val="23"/>
        </w:rPr>
        <w:t xml:space="preserve">Pour lancer la deuxième étape, l’amplification cyclique, FIP s’hybride à la boucle de l’ADN tige-boucle </w:t>
      </w:r>
      <w:r>
        <w:rPr>
          <w:rFonts w:eastAsia="Times New Roman"/>
          <w:i/>
          <w:color w:val="000000" w:themeColor="text1"/>
          <w:sz w:val="23"/>
          <w:szCs w:val="23"/>
        </w:rPr>
        <w:t xml:space="preserve">(structure 7) </w:t>
      </w:r>
      <w:r>
        <w:rPr>
          <w:rFonts w:eastAsia="Times New Roman"/>
          <w:color w:val="000000" w:themeColor="text1"/>
          <w:sz w:val="23"/>
          <w:szCs w:val="23"/>
        </w:rPr>
        <w:t xml:space="preserve">formée à l’étape initiale et amorce la synthèse par déplacement de brin par la formation d’un nouvel ADN tige-boucle, copie de la séquence cible de la tige matrice, avec une nouvelle boucle formée à l’extrémité opposée via l’amorce BIP </w:t>
      </w:r>
      <w:r>
        <w:rPr>
          <w:rFonts w:eastAsia="Times New Roman"/>
          <w:i/>
          <w:color w:val="000000" w:themeColor="text1"/>
          <w:sz w:val="23"/>
          <w:szCs w:val="23"/>
        </w:rPr>
        <w:t>(structure 8).</w:t>
      </w:r>
    </w:p>
    <w:p>
      <w:pPr>
        <w:pStyle w:val="Normal"/>
        <w:spacing w:lineRule="auto" w:line="360"/>
        <w:jc w:val="both"/>
        <w:rPr>
          <w:rFonts w:ascii="Times New Roman" w:hAnsi="Times New Roman" w:eastAsia="Times New Roman" w:cs="Times New Roman"/>
          <w:color w:val="000000" w:themeColor="text1"/>
          <w:sz w:val="23"/>
          <w:szCs w:val="23"/>
          <w:lang w:eastAsia="fr-FR"/>
        </w:rPr>
      </w:pPr>
      <w:r>
        <w:rPr>
          <w:rFonts w:eastAsia="Times New Roman" w:cs="Times New Roman" w:ascii="Times New Roman" w:hAnsi="Times New Roman"/>
          <w:color w:val="000000" w:themeColor="text1"/>
          <w:sz w:val="23"/>
          <w:szCs w:val="23"/>
          <w:lang w:eastAsia="fr-FR"/>
        </w:rPr>
        <w:t xml:space="preserve">                </w:t>
      </w:r>
      <w:r>
        <w:rPr>
          <w:rFonts w:eastAsia="Times New Roman" w:cs="Times New Roman" w:ascii="Times New Roman" w:hAnsi="Times New Roman"/>
          <w:color w:val="000000" w:themeColor="text1"/>
          <w:sz w:val="23"/>
          <w:szCs w:val="23"/>
          <w:lang w:eastAsia="fr-FR"/>
        </w:rPr>
        <w:t xml:space="preserve">La dernière étape, l’allongement, génère les produits finaux qui sont un mélange d’ADN tige-boucle avec différentes longueurs de tige et des structures en chou-fleur avec de multiples boucles formées (Notomi et </w:t>
      </w:r>
      <w:r>
        <w:rPr>
          <w:rFonts w:eastAsia="Times New Roman" w:cs="Times New Roman" w:ascii="Times New Roman" w:hAnsi="Times New Roman"/>
          <w:i/>
          <w:color w:val="000000" w:themeColor="text1"/>
          <w:sz w:val="23"/>
          <w:szCs w:val="23"/>
          <w:lang w:eastAsia="fr-FR"/>
        </w:rPr>
        <w:t>al.</w:t>
      </w:r>
      <w:r>
        <w:rPr>
          <w:rFonts w:eastAsia="Times New Roman" w:cs="Times New Roman" w:ascii="Times New Roman" w:hAnsi="Times New Roman"/>
          <w:color w:val="000000" w:themeColor="text1"/>
          <w:sz w:val="23"/>
          <w:szCs w:val="23"/>
          <w:lang w:eastAsia="fr-FR"/>
        </w:rPr>
        <w:t xml:space="preserve">, 2000). </w:t>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mc:AlternateContent>
          <mc:Choice Requires="wps">
            <w:drawing>
              <wp:anchor behindDoc="0" distT="0" distB="0" distL="114300" distR="114300" simplePos="0" locked="0" layoutInCell="1" allowOverlap="1" relativeHeight="43" wp14:anchorId="1246EBAF">
                <wp:simplePos x="0" y="0"/>
                <wp:positionH relativeFrom="column">
                  <wp:posOffset>-213995</wp:posOffset>
                </wp:positionH>
                <wp:positionV relativeFrom="paragraph">
                  <wp:posOffset>635</wp:posOffset>
                </wp:positionV>
                <wp:extent cx="2286635" cy="343535"/>
                <wp:effectExtent l="0" t="0" r="0" b="12700"/>
                <wp:wrapSquare wrapText="bothSides"/>
                <wp:docPr id="32" name="Zone de texte 60"/>
                <a:graphic xmlns:a="http://schemas.openxmlformats.org/drawingml/2006/main">
                  <a:graphicData uri="http://schemas.microsoft.com/office/word/2010/wordprocessingShape">
                    <wps:wsp>
                      <wps:cNvSpPr/>
                      <wps:spPr>
                        <a:xfrm>
                          <a:off x="0" y="0"/>
                          <a:ext cx="2286000" cy="343080"/>
                        </a:xfrm>
                        <a:prstGeom prst="rect">
                          <a:avLst/>
                        </a:prstGeom>
                        <a:noFill/>
                        <a:ln>
                          <a:noFill/>
                        </a:ln>
                      </wps:spPr>
                      <wps:style>
                        <a:lnRef idx="0">
                          <a:schemeClr val="accent1"/>
                        </a:lnRef>
                        <a:fillRef idx="0">
                          <a:schemeClr val="accent1"/>
                        </a:fillRef>
                        <a:effectRef idx="0">
                          <a:schemeClr val="accent1"/>
                        </a:effectRef>
                        <a:fontRef idx="minor"/>
                      </wps:style>
                      <wps:txbx>
                        <w:txbxContent>
                          <w:p>
                            <w:pPr>
                              <w:pStyle w:val="FrameContents"/>
                              <w:rPr>
                                <w:b/>
                                <w:b/>
                              </w:rPr>
                            </w:pPr>
                            <w:r>
                              <w:rPr>
                                <w:b/>
                              </w:rPr>
                              <w:t>1.</w:t>
                            </w:r>
                            <w:r>
                              <w:rPr>
                                <w:b/>
                                <w:color w:val="FFFFFF" w:themeColor="background1"/>
                              </w:rPr>
                              <w:t>.</w:t>
                            </w:r>
                            <w:r>
                              <w:rPr>
                                <w:b/>
                              </w:rPr>
                              <w:t xml:space="preserve">Étape initiale </w:t>
                            </w:r>
                          </w:p>
                        </w:txbxContent>
                      </wps:txbx>
                      <wps:bodyPr>
                        <a:noAutofit/>
                      </wps:bodyPr>
                    </wps:wsp>
                  </a:graphicData>
                </a:graphic>
              </wp:anchor>
            </w:drawing>
          </mc:Choice>
          <mc:Fallback>
            <w:pict>
              <v:rect id="shape_0" ID="Zone de texte 60" stroked="f" style="position:absolute;margin-left:-16.85pt;margin-top:0pt;width:179.95pt;height:26.95pt" wp14:anchorId="1246EBAF">
                <w10:wrap type="square"/>
                <v:fill o:detectmouseclick="t" on="false"/>
                <v:stroke color="#3465a4" joinstyle="round" endcap="flat"/>
                <v:textbox>
                  <w:txbxContent>
                    <w:p>
                      <w:pPr>
                        <w:pStyle w:val="FrameContents"/>
                        <w:rPr>
                          <w:b/>
                          <w:b/>
                        </w:rPr>
                      </w:pPr>
                      <w:r>
                        <w:rPr>
                          <w:b/>
                        </w:rPr>
                        <w:t>1.</w:t>
                      </w:r>
                      <w:r>
                        <w:rPr>
                          <w:b/>
                          <w:color w:val="FFFFFF" w:themeColor="background1"/>
                        </w:rPr>
                        <w:t>.</w:t>
                      </w:r>
                      <w:r>
                        <w:rPr>
                          <w:b/>
                        </w:rPr>
                        <w:t xml:space="preserve">Étape initiale </w:t>
                      </w:r>
                    </w:p>
                  </w:txbxContent>
                </v:textbox>
              </v:rect>
            </w:pict>
          </mc:Fallback>
        </mc:AlternateContent>
        <mc:AlternateContent>
          <mc:Choice Requires="wps">
            <w:drawing>
              <wp:anchor behindDoc="0" distT="0" distB="0" distL="114300" distR="114300" simplePos="0" locked="0" layoutInCell="1" allowOverlap="1" relativeHeight="45" wp14:anchorId="669F796F">
                <wp:simplePos x="0" y="0"/>
                <wp:positionH relativeFrom="column">
                  <wp:posOffset>2903855</wp:posOffset>
                </wp:positionH>
                <wp:positionV relativeFrom="paragraph">
                  <wp:posOffset>635</wp:posOffset>
                </wp:positionV>
                <wp:extent cx="2210435" cy="574675"/>
                <wp:effectExtent l="0" t="0" r="0" b="10160"/>
                <wp:wrapSquare wrapText="bothSides"/>
                <wp:docPr id="34" name="Zone de texte 62"/>
                <a:graphic xmlns:a="http://schemas.openxmlformats.org/drawingml/2006/main">
                  <a:graphicData uri="http://schemas.microsoft.com/office/word/2010/wordprocessingShape">
                    <wps:wsp>
                      <wps:cNvSpPr/>
                      <wps:spPr>
                        <a:xfrm>
                          <a:off x="0" y="0"/>
                          <a:ext cx="2209680" cy="574200"/>
                        </a:xfrm>
                        <a:prstGeom prst="rect">
                          <a:avLst/>
                        </a:prstGeom>
                        <a:noFill/>
                        <a:ln>
                          <a:noFill/>
                        </a:ln>
                      </wps:spPr>
                      <wps:style>
                        <a:lnRef idx="0">
                          <a:schemeClr val="accent1"/>
                        </a:lnRef>
                        <a:fillRef idx="0">
                          <a:schemeClr val="accent1"/>
                        </a:fillRef>
                        <a:effectRef idx="0">
                          <a:schemeClr val="accent1"/>
                        </a:effectRef>
                        <a:fontRef idx="minor"/>
                      </wps:style>
                      <wps:txbx>
                        <w:txbxContent>
                          <w:p>
                            <w:pPr>
                              <w:pStyle w:val="FrameContents"/>
                              <w:rPr>
                                <w:b/>
                                <w:b/>
                              </w:rPr>
                            </w:pPr>
                            <w:r>
                              <w:rPr>
                                <w:b/>
                              </w:rPr>
                              <w:t>3.</w:t>
                            </w:r>
                            <w:r>
                              <w:rPr>
                                <w:b/>
                                <w:color w:val="FFFFFF" w:themeColor="background1"/>
                              </w:rPr>
                              <w:t>.</w:t>
                            </w:r>
                            <w:r>
                              <w:rPr>
                                <w:b/>
                              </w:rPr>
                              <w:t>Élongation et recyclage</w:t>
                            </w:r>
                          </w:p>
                          <w:p>
                            <w:pPr>
                              <w:pStyle w:val="FrameContents"/>
                              <w:rPr>
                                <w:b/>
                                <w:b/>
                              </w:rPr>
                            </w:pPr>
                            <w:r>
                              <w:rPr>
                                <w:b/>
                              </w:rPr>
                            </w:r>
                          </w:p>
                          <w:p>
                            <w:pPr>
                              <w:pStyle w:val="FrameContents"/>
                              <w:rPr>
                                <w:b/>
                                <w:b/>
                              </w:rPr>
                            </w:pPr>
                            <w:r>
                              <w:rPr>
                                <w:b/>
                              </w:rPr>
                            </w:r>
                          </w:p>
                          <w:p>
                            <w:pPr>
                              <w:pStyle w:val="FrameContents"/>
                              <w:rPr>
                                <w:b/>
                                <w:b/>
                              </w:rPr>
                            </w:pPr>
                            <w:r>
                              <w:rPr>
                                <w:b/>
                              </w:rPr>
                            </w:r>
                          </w:p>
                          <w:p>
                            <w:pPr>
                              <w:pStyle w:val="FrameContents"/>
                              <w:rPr>
                                <w:b/>
                                <w:b/>
                              </w:rPr>
                            </w:pPr>
                            <w:r>
                              <w:rPr/>
                            </w:r>
                          </w:p>
                        </w:txbxContent>
                      </wps:txbx>
                      <wps:bodyPr>
                        <a:noAutofit/>
                      </wps:bodyPr>
                    </wps:wsp>
                  </a:graphicData>
                </a:graphic>
              </wp:anchor>
            </w:drawing>
          </mc:Choice>
          <mc:Fallback>
            <w:pict>
              <v:rect id="shape_0" ID="Zone de texte 62" stroked="f" style="position:absolute;margin-left:228.65pt;margin-top:0pt;width:173.95pt;height:45.15pt" wp14:anchorId="669F796F">
                <w10:wrap type="square"/>
                <v:fill o:detectmouseclick="t" on="false"/>
                <v:stroke color="#3465a4" joinstyle="round" endcap="flat"/>
                <v:textbox>
                  <w:txbxContent>
                    <w:p>
                      <w:pPr>
                        <w:pStyle w:val="FrameContents"/>
                        <w:rPr>
                          <w:b/>
                          <w:b/>
                        </w:rPr>
                      </w:pPr>
                      <w:r>
                        <w:rPr>
                          <w:b/>
                        </w:rPr>
                        <w:t>3.</w:t>
                      </w:r>
                      <w:r>
                        <w:rPr>
                          <w:b/>
                          <w:color w:val="FFFFFF" w:themeColor="background1"/>
                        </w:rPr>
                        <w:t>.</w:t>
                      </w:r>
                      <w:r>
                        <w:rPr>
                          <w:b/>
                        </w:rPr>
                        <w:t>Élongation et recyclage</w:t>
                      </w:r>
                    </w:p>
                    <w:p>
                      <w:pPr>
                        <w:pStyle w:val="FrameContents"/>
                        <w:rPr>
                          <w:b/>
                          <w:b/>
                        </w:rPr>
                      </w:pPr>
                      <w:r>
                        <w:rPr>
                          <w:b/>
                        </w:rPr>
                      </w:r>
                    </w:p>
                    <w:p>
                      <w:pPr>
                        <w:pStyle w:val="FrameContents"/>
                        <w:rPr>
                          <w:b/>
                          <w:b/>
                        </w:rPr>
                      </w:pPr>
                      <w:r>
                        <w:rPr>
                          <w:b/>
                        </w:rPr>
                      </w:r>
                    </w:p>
                    <w:p>
                      <w:pPr>
                        <w:pStyle w:val="FrameContents"/>
                        <w:rPr>
                          <w:b/>
                          <w:b/>
                        </w:rPr>
                      </w:pPr>
                      <w:r>
                        <w:rPr>
                          <w:b/>
                        </w:rPr>
                      </w:r>
                    </w:p>
                    <w:p>
                      <w:pPr>
                        <w:pStyle w:val="FrameContents"/>
                        <w:rPr>
                          <w:b/>
                          <w:b/>
                        </w:rPr>
                      </w:pPr>
                      <w:r>
                        <w:rPr/>
                      </w:r>
                    </w:p>
                  </w:txbxContent>
                </v:textbox>
              </v:rect>
            </w:pict>
          </mc:Fallback>
        </mc:AlternateContent>
        <mc:AlternateContent>
          <mc:Choice Requires="wps">
            <w:drawing>
              <wp:anchor behindDoc="0" distT="0" distB="0" distL="0" distR="0" simplePos="0" locked="0" layoutInCell="1" allowOverlap="1" relativeHeight="46" wp14:anchorId="5EB57584">
                <wp:simplePos x="0" y="0"/>
                <wp:positionH relativeFrom="column">
                  <wp:posOffset>1631315</wp:posOffset>
                </wp:positionH>
                <wp:positionV relativeFrom="paragraph">
                  <wp:posOffset>574040</wp:posOffset>
                </wp:positionV>
                <wp:extent cx="542290" cy="4230370"/>
                <wp:effectExtent l="0" t="76200" r="43180" b="38100"/>
                <wp:wrapNone/>
                <wp:docPr id="36" name="Connecteur en angle 64"/>
                <a:graphic xmlns:a="http://schemas.openxmlformats.org/drawingml/2006/main">
                  <a:graphicData uri="http://schemas.microsoft.com/office/word/2010/wordprocessingShape">
                    <wps:wsp>
                      <wps:cNvSpPr/>
                      <wps:spPr>
                        <a:xfrm flipH="1">
                          <a:off x="0" y="0"/>
                          <a:ext cx="541800" cy="4229640"/>
                        </a:xfrm>
                        <a:prstGeom prst="bentConnector3">
                          <a:avLst>
                            <a:gd name="adj1" fmla="val 36065"/>
                          </a:avLst>
                        </a:prstGeom>
                        <a:noFill/>
                        <a:ln>
                          <a:solidFill>
                            <a:schemeClr val="tx1"/>
                          </a:solidFill>
                          <a:head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4" coordsize="21600,21600" o:spt="34" adj="10800" path="m,l@0,l@0,21600l21600,21600nfe">
                <v:stroke joinstyle="miter"/>
                <v:formulas>
                  <v:f eqn="val #0"/>
                </v:formulas>
                <v:path gradientshapeok="t" o:connecttype="rect" textboxrect="0,0,21600,21600"/>
                <v:handles>
                  <v:h position="@0,10800"/>
                </v:handles>
              </v:shapetype>
              <v:shape id="shape_0" ID="Connecteur en angle 64" stroked="t" style="position:absolute;margin-left:128.45pt;margin-top:45.2pt;width:42.6pt;height:333pt;flip:x" wp14:anchorId="5EB57584" type="shapetype_34">
                <w10:wrap type="none"/>
                <v:fill o:detectmouseclick="t" on="false"/>
                <v:stroke color="black" weight="6480" startarrow="block" startarrowwidth="medium" startarrowlength="medium" joinstyle="miter" endcap="flat"/>
              </v:shape>
            </w:pict>
          </mc:Fallback>
        </mc:AlternateContent>
        <w:drawing>
          <wp:anchor behindDoc="0" distT="0" distB="0" distL="114300" distR="114300" simplePos="0" locked="0" layoutInCell="1" allowOverlap="1" relativeHeight="33">
            <wp:simplePos x="0" y="0"/>
            <wp:positionH relativeFrom="margin">
              <wp:posOffset>-598805</wp:posOffset>
            </wp:positionH>
            <wp:positionV relativeFrom="margin">
              <wp:posOffset>-118745</wp:posOffset>
            </wp:positionV>
            <wp:extent cx="4114165" cy="4464685"/>
            <wp:effectExtent l="0" t="0" r="0" b="0"/>
            <wp:wrapSquare wrapText="bothSides"/>
            <wp:docPr id="37" name="Image 44" descr="Capture%20d’écran%202020-08-30%20à%2015.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44" descr="Capture%20d’écran%202020-08-30%20à%2015.17.18.png"/>
                    <pic:cNvPicPr>
                      <a:picLocks noChangeAspect="1" noChangeArrowheads="1"/>
                    </pic:cNvPicPr>
                  </pic:nvPicPr>
                  <pic:blipFill>
                    <a:blip r:embed="rId15"/>
                    <a:stretch>
                      <a:fillRect/>
                    </a:stretch>
                  </pic:blipFill>
                  <pic:spPr bwMode="auto">
                    <a:xfrm>
                      <a:off x="0" y="0"/>
                      <a:ext cx="4114165" cy="4464685"/>
                    </a:xfrm>
                    <a:prstGeom prst="rect">
                      <a:avLst/>
                    </a:prstGeom>
                  </pic:spPr>
                </pic:pic>
              </a:graphicData>
            </a:graphic>
          </wp:anchor>
        </w:drawing>
        <w:drawing>
          <wp:anchor behindDoc="0" distT="0" distB="0" distL="114300" distR="114300" simplePos="0" locked="0" layoutInCell="1" allowOverlap="1" relativeHeight="36">
            <wp:simplePos x="0" y="0"/>
            <wp:positionH relativeFrom="margin">
              <wp:posOffset>3061335</wp:posOffset>
            </wp:positionH>
            <wp:positionV relativeFrom="margin">
              <wp:posOffset>350520</wp:posOffset>
            </wp:positionV>
            <wp:extent cx="1523365" cy="3947160"/>
            <wp:effectExtent l="0" t="0" r="0" b="0"/>
            <wp:wrapSquare wrapText="bothSides"/>
            <wp:docPr id="38" name="Image 51" descr="Capture%20d’écran%202020-08-30%20à%2015.1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51" descr="Capture%20d’écran%202020-08-30%20à%2015.19.49.png"/>
                    <pic:cNvPicPr>
                      <a:picLocks noChangeAspect="1" noChangeArrowheads="1"/>
                    </pic:cNvPicPr>
                  </pic:nvPicPr>
                  <pic:blipFill>
                    <a:blip r:embed="rId16"/>
                    <a:stretch>
                      <a:fillRect/>
                    </a:stretch>
                  </pic:blipFill>
                  <pic:spPr bwMode="auto">
                    <a:xfrm>
                      <a:off x="0" y="0"/>
                      <a:ext cx="1523365" cy="3947160"/>
                    </a:xfrm>
                    <a:prstGeom prst="rect">
                      <a:avLst/>
                    </a:prstGeom>
                  </pic:spPr>
                </pic:pic>
              </a:graphicData>
            </a:graphic>
          </wp:anchor>
        </w:drawing>
        <w:drawing>
          <wp:anchor behindDoc="0" distT="0" distB="0" distL="114300" distR="114300" simplePos="0" locked="0" layoutInCell="1" allowOverlap="1" relativeHeight="38">
            <wp:simplePos x="0" y="0"/>
            <wp:positionH relativeFrom="margin">
              <wp:posOffset>4582795</wp:posOffset>
            </wp:positionH>
            <wp:positionV relativeFrom="margin">
              <wp:posOffset>6985</wp:posOffset>
            </wp:positionV>
            <wp:extent cx="1773555" cy="1176655"/>
            <wp:effectExtent l="0" t="0" r="0" b="0"/>
            <wp:wrapSquare wrapText="bothSides"/>
            <wp:docPr id="39" name="Image 54" descr="Capture%20d’écran%202020-08-30%20à%2015.2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54" descr="Capture%20d’écran%202020-08-30%20à%2015.27.12.png"/>
                    <pic:cNvPicPr>
                      <a:picLocks noChangeAspect="1" noChangeArrowheads="1"/>
                    </pic:cNvPicPr>
                  </pic:nvPicPr>
                  <pic:blipFill>
                    <a:blip r:embed="rId17"/>
                    <a:stretch>
                      <a:fillRect/>
                    </a:stretch>
                  </pic:blipFill>
                  <pic:spPr bwMode="auto">
                    <a:xfrm>
                      <a:off x="0" y="0"/>
                      <a:ext cx="1773555" cy="1176655"/>
                    </a:xfrm>
                    <a:prstGeom prst="rect">
                      <a:avLst/>
                    </a:prstGeom>
                  </pic:spPr>
                </pic:pic>
              </a:graphicData>
            </a:graphic>
          </wp:anchor>
        </w:drawing>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mc:AlternateContent>
          <mc:Choice Requires="wps">
            <w:drawing>
              <wp:anchor behindDoc="0" distT="0" distB="0" distL="114300" distR="114300" simplePos="0" locked="0" layoutInCell="1" allowOverlap="1" relativeHeight="44" wp14:anchorId="09C11064">
                <wp:simplePos x="0" y="0"/>
                <wp:positionH relativeFrom="column">
                  <wp:posOffset>-217170</wp:posOffset>
                </wp:positionH>
                <wp:positionV relativeFrom="paragraph">
                  <wp:posOffset>1408430</wp:posOffset>
                </wp:positionV>
                <wp:extent cx="1981835" cy="343535"/>
                <wp:effectExtent l="0" t="0" r="0" b="12700"/>
                <wp:wrapSquare wrapText="bothSides"/>
                <wp:docPr id="40" name="Zone de texte 61"/>
                <a:graphic xmlns:a="http://schemas.openxmlformats.org/drawingml/2006/main">
                  <a:graphicData uri="http://schemas.microsoft.com/office/word/2010/wordprocessingShape">
                    <wps:wsp>
                      <wps:cNvSpPr/>
                      <wps:spPr>
                        <a:xfrm>
                          <a:off x="0" y="0"/>
                          <a:ext cx="1981080" cy="343080"/>
                        </a:xfrm>
                        <a:prstGeom prst="rect">
                          <a:avLst/>
                        </a:prstGeom>
                        <a:noFill/>
                        <a:ln>
                          <a:noFill/>
                        </a:ln>
                      </wps:spPr>
                      <wps:style>
                        <a:lnRef idx="0">
                          <a:schemeClr val="accent1"/>
                        </a:lnRef>
                        <a:fillRef idx="0">
                          <a:schemeClr val="accent1"/>
                        </a:fillRef>
                        <a:effectRef idx="0">
                          <a:schemeClr val="accent1"/>
                        </a:effectRef>
                        <a:fontRef idx="minor"/>
                      </wps:style>
                      <wps:txbx>
                        <w:txbxContent>
                          <w:p>
                            <w:pPr>
                              <w:pStyle w:val="FrameContents"/>
                              <w:rPr>
                                <w:b/>
                                <w:b/>
                              </w:rPr>
                            </w:pPr>
                            <w:r>
                              <w:rPr>
                                <w:b/>
                                <w:color w:val="000000"/>
                              </w:rPr>
                              <w:t>2. Amplification cyclique</w:t>
                            </w:r>
                          </w:p>
                        </w:txbxContent>
                      </wps:txbx>
                      <wps:bodyPr>
                        <a:noAutofit/>
                      </wps:bodyPr>
                    </wps:wsp>
                  </a:graphicData>
                </a:graphic>
              </wp:anchor>
            </w:drawing>
          </mc:Choice>
          <mc:Fallback>
            <w:pict>
              <v:rect id="shape_0" ID="Zone de texte 61" stroked="f" style="position:absolute;margin-left:-17.1pt;margin-top:110.9pt;width:155.95pt;height:26.95pt" wp14:anchorId="09C11064">
                <w10:wrap type="square"/>
                <v:fill o:detectmouseclick="t" on="false"/>
                <v:stroke color="#3465a4" joinstyle="round" endcap="flat"/>
                <v:textbox>
                  <w:txbxContent>
                    <w:p>
                      <w:pPr>
                        <w:pStyle w:val="FrameContents"/>
                        <w:rPr>
                          <w:b/>
                          <w:b/>
                        </w:rPr>
                      </w:pPr>
                      <w:r>
                        <w:rPr>
                          <w:b/>
                          <w:color w:val="000000"/>
                        </w:rPr>
                        <w:t>2. Amplification cyclique</w:t>
                      </w:r>
                    </w:p>
                  </w:txbxContent>
                </v:textbox>
              </v:rect>
            </w:pict>
          </mc:Fallback>
        </mc:AlternateContent>
        <w:drawing>
          <wp:anchor behindDoc="0" distT="0" distB="0" distL="114300" distR="114300" simplePos="0" locked="0" layoutInCell="1" allowOverlap="1" relativeHeight="39">
            <wp:simplePos x="0" y="0"/>
            <wp:positionH relativeFrom="margin">
              <wp:posOffset>4511040</wp:posOffset>
            </wp:positionH>
            <wp:positionV relativeFrom="margin">
              <wp:posOffset>1714500</wp:posOffset>
            </wp:positionV>
            <wp:extent cx="1801495" cy="1477645"/>
            <wp:effectExtent l="0" t="0" r="0" b="0"/>
            <wp:wrapSquare wrapText="bothSides"/>
            <wp:docPr id="42" name="Image 55" descr="Capture%20d’écran%202020-08-30%20à%2015.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55" descr="Capture%20d’écran%202020-08-30%20à%2015.26.52.png"/>
                    <pic:cNvPicPr>
                      <a:picLocks noChangeAspect="1" noChangeArrowheads="1"/>
                    </pic:cNvPicPr>
                  </pic:nvPicPr>
                  <pic:blipFill>
                    <a:blip r:embed="rId18"/>
                    <a:stretch>
                      <a:fillRect/>
                    </a:stretch>
                  </pic:blipFill>
                  <pic:spPr bwMode="auto">
                    <a:xfrm>
                      <a:off x="0" y="0"/>
                      <a:ext cx="1801495" cy="1477645"/>
                    </a:xfrm>
                    <a:prstGeom prst="rect">
                      <a:avLst/>
                    </a:prstGeom>
                  </pic:spPr>
                </pic:pic>
              </a:graphicData>
            </a:graphic>
          </wp:anchor>
        </w:drawing>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mc:AlternateContent>
          <mc:Choice Requires="wps">
            <w:drawing>
              <wp:anchor behindDoc="0" distT="0" distB="0" distL="0" distR="0" simplePos="0" locked="0" layoutInCell="1" allowOverlap="1" relativeHeight="47" wp14:anchorId="5DB4945F">
                <wp:simplePos x="0" y="0"/>
                <wp:positionH relativeFrom="column">
                  <wp:posOffset>433705</wp:posOffset>
                </wp:positionH>
                <wp:positionV relativeFrom="paragraph">
                  <wp:posOffset>2245995</wp:posOffset>
                </wp:positionV>
                <wp:extent cx="1910715" cy="1958975"/>
                <wp:effectExtent l="25400" t="76200" r="20955" b="48260"/>
                <wp:wrapNone/>
                <wp:docPr id="43" name="Connecteur en angle 69"/>
                <a:graphic xmlns:a="http://schemas.openxmlformats.org/drawingml/2006/main">
                  <a:graphicData uri="http://schemas.microsoft.com/office/word/2010/wordprocessingShape">
                    <wps:wsp>
                      <wps:cNvSpPr/>
                      <wps:spPr>
                        <a:xfrm flipH="1" flipV="1">
                          <a:off x="0" y="0"/>
                          <a:ext cx="1910160" cy="1958400"/>
                        </a:xfrm>
                        <a:prstGeom prst="bentConnector3">
                          <a:avLst>
                            <a:gd name="adj1" fmla="val 84613"/>
                          </a:avLst>
                        </a:prstGeom>
                        <a:noFill/>
                        <a:ln w="9360">
                          <a:solidFill>
                            <a:schemeClr val="tx1"/>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necteur en angle 69" stroked="t" style="position:absolute;margin-left:34.15pt;margin-top:176.85pt;width:150.35pt;height:154.15pt;flip:xy" wp14:anchorId="5DB4945F" type="shapetype_34">
                <w10:wrap type="none"/>
                <v:fill o:detectmouseclick="t" on="false"/>
                <v:stroke color="black" weight="936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48" wp14:anchorId="3BBF8499">
                <wp:simplePos x="0" y="0"/>
                <wp:positionH relativeFrom="column">
                  <wp:posOffset>-220345</wp:posOffset>
                </wp:positionH>
                <wp:positionV relativeFrom="paragraph">
                  <wp:posOffset>199390</wp:posOffset>
                </wp:positionV>
                <wp:extent cx="166370" cy="3999230"/>
                <wp:effectExtent l="254000" t="76200" r="37465" b="40640"/>
                <wp:wrapNone/>
                <wp:docPr id="44" name="Connecteur en angle 70"/>
                <a:graphic xmlns:a="http://schemas.openxmlformats.org/drawingml/2006/main">
                  <a:graphicData uri="http://schemas.microsoft.com/office/word/2010/wordprocessingShape">
                    <wps:wsp>
                      <wps:cNvSpPr/>
                      <wps:spPr>
                        <a:xfrm>
                          <a:off x="0" y="0"/>
                          <a:ext cx="165600" cy="3998520"/>
                        </a:xfrm>
                        <a:prstGeom prst="bentConnector3">
                          <a:avLst>
                            <a:gd name="adj1" fmla="val -139041"/>
                          </a:avLst>
                        </a:prstGeom>
                        <a:noFill/>
                        <a:ln>
                          <a:solidFill>
                            <a:schemeClr val="tx1"/>
                          </a:solidFill>
                          <a:head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necteur en angle 70" stroked="t" style="position:absolute;margin-left:-17.35pt;margin-top:15.7pt;width:13pt;height:314.8pt" wp14:anchorId="3BBF8499" type="shapetype_34">
                <w10:wrap type="none"/>
                <v:fill o:detectmouseclick="t" on="false"/>
                <v:stroke color="black" weight="6480" startarrow="block" startarrowwidth="medium" startarrowlength="medium" joinstyle="miter" endcap="flat"/>
              </v:shape>
            </w:pict>
          </mc:Fallback>
        </mc:AlternateContent>
        <w:drawing>
          <wp:anchor behindDoc="0" distT="0" distB="0" distL="114300" distR="114300" simplePos="0" locked="0" layoutInCell="1" allowOverlap="1" relativeHeight="35">
            <wp:simplePos x="0" y="0"/>
            <wp:positionH relativeFrom="margin">
              <wp:posOffset>-522605</wp:posOffset>
            </wp:positionH>
            <wp:positionV relativeFrom="margin">
              <wp:posOffset>4341495</wp:posOffset>
            </wp:positionV>
            <wp:extent cx="4095750" cy="3663315"/>
            <wp:effectExtent l="0" t="0" r="0" b="0"/>
            <wp:wrapSquare wrapText="bothSides"/>
            <wp:docPr id="45" name="Image 50" descr="Capture%20d’écran%202020-08-30%20à%2015.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50" descr="Capture%20d’écran%202020-08-30%20à%2015.18.09.png"/>
                    <pic:cNvPicPr>
                      <a:picLocks noChangeAspect="1" noChangeArrowheads="1"/>
                    </pic:cNvPicPr>
                  </pic:nvPicPr>
                  <pic:blipFill>
                    <a:blip r:embed="rId19"/>
                    <a:stretch>
                      <a:fillRect/>
                    </a:stretch>
                  </pic:blipFill>
                  <pic:spPr bwMode="auto">
                    <a:xfrm>
                      <a:off x="0" y="0"/>
                      <a:ext cx="4095750" cy="3663315"/>
                    </a:xfrm>
                    <a:prstGeom prst="rect">
                      <a:avLst/>
                    </a:prstGeom>
                  </pic:spPr>
                </pic:pic>
              </a:graphicData>
            </a:graphic>
          </wp:anchor>
        </w:drawing>
        <w:drawing>
          <wp:anchor behindDoc="0" distT="0" distB="0" distL="114300" distR="114300" simplePos="0" locked="0" layoutInCell="1" allowOverlap="1" relativeHeight="40">
            <wp:simplePos x="0" y="0"/>
            <wp:positionH relativeFrom="margin">
              <wp:posOffset>4589780</wp:posOffset>
            </wp:positionH>
            <wp:positionV relativeFrom="margin">
              <wp:posOffset>3888740</wp:posOffset>
            </wp:positionV>
            <wp:extent cx="2034540" cy="2113280"/>
            <wp:effectExtent l="0" t="0" r="0" b="0"/>
            <wp:wrapSquare wrapText="bothSides"/>
            <wp:docPr id="46" name="Image 56" descr="Capture%20d’écran%202020-08-30%20à%2015.2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56" descr="Capture%20d’écran%202020-08-30%20à%2015.27.30.png"/>
                    <pic:cNvPicPr>
                      <a:picLocks noChangeAspect="1" noChangeArrowheads="1"/>
                    </pic:cNvPicPr>
                  </pic:nvPicPr>
                  <pic:blipFill>
                    <a:blip r:embed="rId20"/>
                    <a:stretch>
                      <a:fillRect/>
                    </a:stretch>
                  </pic:blipFill>
                  <pic:spPr bwMode="auto">
                    <a:xfrm>
                      <a:off x="0" y="0"/>
                      <a:ext cx="2034540" cy="2113280"/>
                    </a:xfrm>
                    <a:prstGeom prst="rect">
                      <a:avLst/>
                    </a:prstGeom>
                  </pic:spPr>
                </pic:pic>
              </a:graphicData>
            </a:graphic>
          </wp:anchor>
        </w:drawing>
        <w:drawing>
          <wp:anchor behindDoc="0" distT="0" distB="0" distL="114300" distR="114300" simplePos="0" locked="0" layoutInCell="1" allowOverlap="1" relativeHeight="41">
            <wp:simplePos x="0" y="0"/>
            <wp:positionH relativeFrom="margin">
              <wp:posOffset>4892040</wp:posOffset>
            </wp:positionH>
            <wp:positionV relativeFrom="margin">
              <wp:posOffset>5831840</wp:posOffset>
            </wp:positionV>
            <wp:extent cx="1739265" cy="2059940"/>
            <wp:effectExtent l="0" t="0" r="0" b="0"/>
            <wp:wrapSquare wrapText="bothSides"/>
            <wp:docPr id="47" name="Image 58" descr="Capture%20d’écran%202020-08-30%20à%2015.2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58" descr="Capture%20d’écran%202020-08-30%20à%2015.29.27.png"/>
                    <pic:cNvPicPr>
                      <a:picLocks noChangeAspect="1" noChangeArrowheads="1"/>
                    </pic:cNvPicPr>
                  </pic:nvPicPr>
                  <pic:blipFill>
                    <a:blip r:embed="rId21"/>
                    <a:stretch>
                      <a:fillRect/>
                    </a:stretch>
                  </pic:blipFill>
                  <pic:spPr bwMode="auto">
                    <a:xfrm>
                      <a:off x="0" y="0"/>
                      <a:ext cx="1739265" cy="2059940"/>
                    </a:xfrm>
                    <a:prstGeom prst="rect">
                      <a:avLst/>
                    </a:prstGeom>
                  </pic:spPr>
                </pic:pic>
              </a:graphicData>
            </a:graphic>
          </wp:anchor>
        </w:drawing>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drawing>
          <wp:anchor behindDoc="0" distT="0" distB="0" distL="114300" distR="114300" simplePos="0" locked="0" layoutInCell="1" allowOverlap="1" relativeHeight="37">
            <wp:simplePos x="0" y="0"/>
            <wp:positionH relativeFrom="margin">
              <wp:posOffset>2906395</wp:posOffset>
            </wp:positionH>
            <wp:positionV relativeFrom="margin">
              <wp:posOffset>4342765</wp:posOffset>
            </wp:positionV>
            <wp:extent cx="1948815" cy="3192145"/>
            <wp:effectExtent l="0" t="0" r="0" b="0"/>
            <wp:wrapSquare wrapText="bothSides"/>
            <wp:docPr id="48" name="Image 53" descr="Capture%20d’écran%202020-08-30%20à%2015.2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53" descr="Capture%20d’écran%202020-08-30%20à%2015.25.03.png"/>
                    <pic:cNvPicPr>
                      <a:picLocks noChangeAspect="1" noChangeArrowheads="1"/>
                    </pic:cNvPicPr>
                  </pic:nvPicPr>
                  <pic:blipFill>
                    <a:blip r:embed="rId22"/>
                    <a:stretch>
                      <a:fillRect/>
                    </a:stretch>
                  </pic:blipFill>
                  <pic:spPr bwMode="auto">
                    <a:xfrm>
                      <a:off x="0" y="0"/>
                      <a:ext cx="1948815" cy="3192145"/>
                    </a:xfrm>
                    <a:prstGeom prst="rect">
                      <a:avLst/>
                    </a:prstGeom>
                  </pic:spPr>
                </pic:pic>
              </a:graphicData>
            </a:graphic>
          </wp:anchor>
        </w:drawing>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mc:AlternateContent>
          <mc:Choice Requires="wps">
            <w:drawing>
              <wp:anchor behindDoc="0" distT="0" distB="0" distL="114300" distR="114300" simplePos="0" locked="0" layoutInCell="1" allowOverlap="1" relativeHeight="42" wp14:anchorId="34B83555">
                <wp:simplePos x="0" y="0"/>
                <wp:positionH relativeFrom="column">
                  <wp:posOffset>432435</wp:posOffset>
                </wp:positionH>
                <wp:positionV relativeFrom="paragraph">
                  <wp:posOffset>45085</wp:posOffset>
                </wp:positionV>
                <wp:extent cx="4957445" cy="503555"/>
                <wp:effectExtent l="0" t="0" r="0" b="0"/>
                <wp:wrapSquare wrapText="bothSides"/>
                <wp:docPr id="49" name="Zone de texte 59"/>
                <a:graphic xmlns:a="http://schemas.openxmlformats.org/drawingml/2006/main">
                  <a:graphicData uri="http://schemas.microsoft.com/office/word/2010/wordprocessingShape">
                    <wps:wsp>
                      <wps:cNvSpPr/>
                      <wps:spPr>
                        <a:xfrm>
                          <a:off x="0" y="0"/>
                          <a:ext cx="4956840" cy="502920"/>
                        </a:xfrm>
                        <a:prstGeom prst="rect">
                          <a:avLst/>
                        </a:prstGeom>
                        <a:solidFill>
                          <a:srgbClr val="ffffff"/>
                        </a:solidFill>
                        <a:ln>
                          <a:noFill/>
                        </a:ln>
                      </wps:spPr>
                      <wps:style>
                        <a:lnRef idx="0"/>
                        <a:fillRef idx="0"/>
                        <a:effectRef idx="0"/>
                        <a:fontRef idx="minor"/>
                      </wps:style>
                      <wps:txbx>
                        <w:txbxContent>
                          <w:p>
                            <w:pPr>
                              <w:pStyle w:val="Caption1"/>
                              <w:spacing w:before="0" w:after="0"/>
                              <w:jc w:val="center"/>
                              <w:rPr>
                                <w:rFonts w:ascii="Times New Roman" w:hAnsi="Times New Roman" w:cs="Times New Roman"/>
                                <w:b/>
                                <w:b/>
                                <w:color w:val="000000" w:themeColor="text1"/>
                                <w:sz w:val="22"/>
                              </w:rPr>
                            </w:pPr>
                            <w:r>
                              <w:rPr>
                                <w:rFonts w:cs="Times New Roman" w:ascii="Times New Roman" w:hAnsi="Times New Roman"/>
                                <w:b/>
                                <w:color w:val="000000" w:themeColor="text1"/>
                                <w:sz w:val="22"/>
                              </w:rPr>
                              <w:t>Figure 6. Représentation schématique du mécanisme de la réaction LAMP</w:t>
                            </w:r>
                          </w:p>
                          <w:p>
                            <w:pPr>
                              <w:pStyle w:val="Caption1"/>
                              <w:spacing w:before="0" w:after="0"/>
                              <w:jc w:val="center"/>
                              <w:rPr>
                                <w:rFonts w:ascii="Times New Roman" w:hAnsi="Times New Roman" w:cs="Times New Roman"/>
                                <w:color w:val="000000" w:themeColor="text1"/>
                                <w:sz w:val="22"/>
                              </w:rPr>
                            </w:pPr>
                            <w:r>
                              <w:rPr>
                                <w:rFonts w:cs="Times New Roman" w:ascii="Times New Roman" w:hAnsi="Times New Roman"/>
                                <w:color w:val="000000" w:themeColor="text1"/>
                                <w:sz w:val="22"/>
                              </w:rPr>
                              <w:t>(Notomi et al., 2000)</w:t>
                            </w:r>
                          </w:p>
                          <w:p>
                            <w:pPr>
                              <w:pStyle w:val="FrameContents"/>
                              <w:rPr/>
                            </w:pPr>
                            <w:r>
                              <w:rPr/>
                            </w:r>
                          </w:p>
                        </w:txbxContent>
                      </wps:txbx>
                      <wps:bodyPr lIns="0" rIns="0" tIns="0" bIns="0">
                        <a:spAutoFit/>
                      </wps:bodyPr>
                    </wps:wsp>
                  </a:graphicData>
                </a:graphic>
              </wp:anchor>
            </w:drawing>
          </mc:Choice>
          <mc:Fallback>
            <w:pict>
              <v:rect id="shape_0" ID="Zone de texte 59" fillcolor="white" stroked="f" style="position:absolute;margin-left:34.05pt;margin-top:3.55pt;width:390.25pt;height:39.55pt" wp14:anchorId="34B83555">
                <w10:wrap type="square"/>
                <v:fill o:detectmouseclick="t" type="solid" color2="black"/>
                <v:stroke color="#3465a4" joinstyle="round" endcap="flat"/>
                <v:textbox>
                  <w:txbxContent>
                    <w:p>
                      <w:pPr>
                        <w:pStyle w:val="Caption1"/>
                        <w:spacing w:before="0" w:after="0"/>
                        <w:jc w:val="center"/>
                        <w:rPr>
                          <w:rFonts w:ascii="Times New Roman" w:hAnsi="Times New Roman" w:cs="Times New Roman"/>
                          <w:b/>
                          <w:b/>
                          <w:color w:val="000000" w:themeColor="text1"/>
                          <w:sz w:val="22"/>
                        </w:rPr>
                      </w:pPr>
                      <w:r>
                        <w:rPr>
                          <w:rFonts w:cs="Times New Roman" w:ascii="Times New Roman" w:hAnsi="Times New Roman"/>
                          <w:b/>
                          <w:color w:val="000000" w:themeColor="text1"/>
                          <w:sz w:val="22"/>
                        </w:rPr>
                        <w:t>Figure 6. Représentation schématique du mécanisme de la réaction LAMP</w:t>
                      </w:r>
                    </w:p>
                    <w:p>
                      <w:pPr>
                        <w:pStyle w:val="Caption1"/>
                        <w:spacing w:before="0" w:after="0"/>
                        <w:jc w:val="center"/>
                        <w:rPr>
                          <w:rFonts w:ascii="Times New Roman" w:hAnsi="Times New Roman" w:cs="Times New Roman"/>
                          <w:color w:val="000000" w:themeColor="text1"/>
                          <w:sz w:val="22"/>
                        </w:rPr>
                      </w:pPr>
                      <w:r>
                        <w:rPr>
                          <w:rFonts w:cs="Times New Roman" w:ascii="Times New Roman" w:hAnsi="Times New Roman"/>
                          <w:color w:val="000000" w:themeColor="text1"/>
                          <w:sz w:val="22"/>
                        </w:rPr>
                        <w:t>(Notomi et al., 2000)</w:t>
                      </w:r>
                    </w:p>
                    <w:p>
                      <w:pPr>
                        <w:pStyle w:val="FrameContents"/>
                        <w:rPr/>
                      </w:pPr>
                      <w:r>
                        <w:rPr/>
                      </w:r>
                    </w:p>
                  </w:txbxContent>
                </v:textbox>
              </v:rect>
            </w:pict>
          </mc:Fallback>
        </mc:AlternateContent>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b/>
          <w:b/>
          <w:u w:val="single"/>
        </w:rPr>
      </w:pPr>
      <w:r>
        <w:rPr>
          <w:rFonts w:cs="Times New Roman" w:ascii="Times New Roman" w:hAnsi="Times New Roman"/>
          <w:b/>
        </w:rPr>
        <w:t xml:space="preserve">             </w:t>
      </w:r>
      <w:r>
        <w:rPr>
          <w:rFonts w:cs="Times New Roman" w:ascii="Times New Roman" w:hAnsi="Times New Roman"/>
          <w:b/>
        </w:rPr>
        <w:t>1.4.</w:t>
      </w:r>
      <w:r>
        <w:rPr>
          <w:rFonts w:cs="Times New Roman" w:ascii="Times New Roman" w:hAnsi="Times New Roman"/>
          <w:b/>
          <w:color w:val="FFFFFF" w:themeColor="background1"/>
        </w:rPr>
        <w:t>.</w:t>
      </w:r>
      <w:r>
        <w:rPr>
          <w:rFonts w:cs="Times New Roman" w:ascii="Times New Roman" w:hAnsi="Times New Roman"/>
          <w:b/>
          <w:u w:val="single"/>
        </w:rPr>
        <w:t xml:space="preserve">Gradient de températures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Différents tests d’amplification LAMP ont été effectués sur l’une des 16 souches avec un gradient de température allant de 62 à 66°C afin de déterminer la température optimale d’amplification pour la réalisation de la LAMP sur l’ensemble des souches. Les échantillons de la souche CA-9 ont d’abord subi une première étape d’incubation à la température constante de 64°C pendant 1 heure, puis ont été chauffés à 80°C pendant 20 minutes pour terminer la réaction et maintenus à 15°C avant leur retrait du thermocycleur. Les produits LAMP sont ensuite conservés à -20°C jusqu’à l’analyse.</w:t>
      </w:r>
    </w:p>
    <w:p>
      <w:pPr>
        <w:pStyle w:val="Normal"/>
        <w:spacing w:lineRule="auto" w:line="360"/>
        <w:jc w:val="both"/>
        <w:rPr>
          <w:rFonts w:ascii="Times New Roman" w:hAnsi="Times New Roman" w:cs="Times New Roman"/>
          <w:sz w:val="10"/>
        </w:rPr>
      </w:pPr>
      <w:r>
        <w:rPr>
          <w:rFonts w:cs="Times New Roman" w:ascii="Times New Roman" w:hAnsi="Times New Roman"/>
          <w:sz w:val="10"/>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ind w:left="780" w:hanging="0"/>
        <w:rPr>
          <w:rFonts w:ascii="Times New Roman" w:hAnsi="Times New Roman" w:cs="Times New Roman"/>
          <w:b/>
          <w:b/>
          <w:sz w:val="22"/>
          <w:u w:val="single"/>
        </w:rPr>
      </w:pPr>
      <w:r>
        <w:rPr>
          <w:rFonts w:cs="Times New Roman" w:ascii="Times New Roman" w:hAnsi="Times New Roman"/>
          <w:b/>
        </w:rPr>
        <w:t>1.5.</w:t>
      </w:r>
      <w:r>
        <w:rPr>
          <w:rFonts w:cs="Times New Roman" w:ascii="Times New Roman" w:hAnsi="Times New Roman"/>
          <w:b/>
          <w:color w:val="FFFFFF" w:themeColor="background1"/>
        </w:rPr>
        <w:t>.</w:t>
      </w:r>
      <w:r>
        <w:rPr>
          <w:rFonts w:cs="Times New Roman" w:ascii="Times New Roman" w:hAnsi="Times New Roman"/>
          <w:b/>
        </w:rPr>
        <w:t xml:space="preserve"> </w:t>
      </w:r>
      <w:r>
        <w:rPr>
          <w:rFonts w:cs="Times New Roman" w:ascii="Times New Roman" w:hAnsi="Times New Roman"/>
          <w:b/>
          <w:u w:val="single"/>
        </w:rPr>
        <w:t>Analyse des produits d’amplification LAMP</w:t>
      </w:r>
    </w:p>
    <w:p>
      <w:pPr>
        <w:pStyle w:val="ListParagraph"/>
        <w:spacing w:lineRule="auto" w:line="360"/>
        <w:ind w:left="1020" w:hanging="0"/>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L’analyse des produits d’amplification obtenus se fait dans en premier temps par colorimétrie grâce à l’indicateur colorimétrique se trouvant dans la solution (examen visuel et prise de photos), puis par une électrophorèse sur gel d’agarose à 2% (TBE 0,5X). Il est important de savoir que la solution </w:t>
      </w:r>
      <w:r>
        <w:rPr>
          <w:rFonts w:cs="Times New Roman" w:ascii="Times New Roman" w:hAnsi="Times New Roman"/>
          <w:i/>
        </w:rPr>
        <w:t>WarmStart Colorimetric LAMP 2X Master Mix</w:t>
      </w:r>
      <w:r>
        <w:rPr>
          <w:rFonts w:cs="Times New Roman" w:ascii="Times New Roman" w:hAnsi="Times New Roman"/>
        </w:rPr>
        <w:t xml:space="preserve"> est une formulation optimisée d’une ADN polymérase </w:t>
      </w:r>
      <w:r>
        <w:rPr>
          <w:rFonts w:cs="Times New Roman" w:ascii="Times New Roman" w:hAnsi="Times New Roman"/>
          <w:i/>
        </w:rPr>
        <w:t>WarmStart Bst 2.0</w:t>
      </w:r>
      <w:r>
        <w:rPr>
          <w:rFonts w:cs="Times New Roman" w:ascii="Times New Roman" w:hAnsi="Times New Roman"/>
        </w:rPr>
        <w:t xml:space="preserve"> dans une solution de réaction spéciale à faible tampon contenant un indicateur de pH colorimétrique pour une détection rapide et facile des réactions LAMP. Ce système est conçu pour fournir une détection visuelle rapide et claire de l’amplification basée sur la production de protons et la baisse subséquente du pH qui se produit à partir de l’activité d’extension de l’ADN polymérase dans une réaction LAMP, produisant un changement de couleur de la solution virant ainsi du rose au jaune (New England BioLabs).</w:t>
      </w:r>
    </w:p>
    <w:p>
      <w:pPr>
        <w:pStyle w:val="Normal"/>
        <w:spacing w:lineRule="auto" w:line="360"/>
        <w:jc w:val="both"/>
        <w:rPr>
          <w:rFonts w:ascii="Times New Roman" w:hAnsi="Times New Roman" w:cs="Times New Roman"/>
          <w:b/>
          <w:b/>
        </w:rPr>
      </w:pPr>
      <w:r>
        <w:rPr>
          <w:rFonts w:cs="Times New Roman" w:ascii="Times New Roman" w:hAnsi="Times New Roman"/>
          <w:b/>
        </w:rPr>
        <w:t xml:space="preserve">             </w:t>
      </w:r>
    </w:p>
    <w:p>
      <w:pPr>
        <w:pStyle w:val="Normal"/>
        <w:spacing w:lineRule="auto" w:line="360"/>
        <w:jc w:val="both"/>
        <w:rPr>
          <w:rFonts w:ascii="Times New Roman" w:hAnsi="Times New Roman" w:cs="Times New Roman"/>
          <w:b/>
          <w:b/>
        </w:rPr>
      </w:pPr>
      <w:r>
        <w:rPr>
          <w:rFonts w:cs="Times New Roman" w:ascii="Times New Roman" w:hAnsi="Times New Roman"/>
          <w:b/>
        </w:rPr>
        <w:t xml:space="preserve">                 </w:t>
      </w:r>
      <w:r>
        <w:rPr>
          <w:rFonts w:cs="Times New Roman" w:ascii="Times New Roman" w:hAnsi="Times New Roman"/>
          <w:b/>
        </w:rPr>
        <w:t>2.</w:t>
      </w:r>
      <w:r>
        <w:rPr>
          <w:rFonts w:cs="Times New Roman" w:ascii="Times New Roman" w:hAnsi="Times New Roman"/>
          <w:b/>
          <w:color w:val="FFFFFF" w:themeColor="background1"/>
        </w:rPr>
        <w:t xml:space="preserve">. </w:t>
      </w:r>
      <w:r>
        <w:rPr>
          <w:rFonts w:cs="Times New Roman" w:ascii="Times New Roman" w:hAnsi="Times New Roman"/>
          <w:b/>
        </w:rPr>
        <w:t xml:space="preserve"> RÉACTION PAR PCR</w:t>
      </w:r>
    </w:p>
    <w:p>
      <w:pPr>
        <w:pStyle w:val="Normal"/>
        <w:spacing w:lineRule="auto" w:line="360"/>
        <w:jc w:val="both"/>
        <w:rPr>
          <w:rFonts w:ascii="Times New Roman" w:hAnsi="Times New Roman" w:cs="Times New Roman"/>
        </w:rPr>
      </w:pPr>
      <w:r>
        <w:rPr>
          <w:rFonts w:cs="Times New Roman" w:ascii="Times New Roman" w:hAnsi="Times New Roman"/>
        </w:rPr>
        <w:t xml:space="preserve"> </w:t>
      </w:r>
    </w:p>
    <w:p>
      <w:pPr>
        <w:pStyle w:val="Normal"/>
        <w:spacing w:lineRule="auto" w:line="360"/>
        <w:jc w:val="both"/>
        <w:rPr>
          <w:rFonts w:ascii="Times New Roman" w:hAnsi="Times New Roman" w:cs="Times New Roman"/>
          <w:b/>
          <w:b/>
        </w:rPr>
      </w:pPr>
      <w:r>
        <w:rPr>
          <w:rFonts w:cs="Times New Roman" w:ascii="Times New Roman" w:hAnsi="Times New Roman"/>
          <w:b/>
        </w:rPr>
        <w:t xml:space="preserve">                 </w:t>
      </w:r>
      <w:r>
        <w:rPr>
          <w:rFonts w:cs="Times New Roman" w:ascii="Times New Roman" w:hAnsi="Times New Roman"/>
          <w:b/>
        </w:rPr>
        <w:t>2.1.</w:t>
      </w:r>
      <w:r>
        <w:rPr>
          <w:rFonts w:cs="Times New Roman" w:ascii="Times New Roman" w:hAnsi="Times New Roman"/>
          <w:b/>
          <w:color w:val="FFFFFF" w:themeColor="background1"/>
        </w:rPr>
        <w:t>.</w:t>
      </w:r>
      <w:r>
        <w:rPr>
          <w:rFonts w:cs="Times New Roman" w:ascii="Times New Roman" w:hAnsi="Times New Roman"/>
          <w:b/>
        </w:rPr>
        <w:t xml:space="preserve"> </w:t>
      </w:r>
      <w:r>
        <w:rPr>
          <w:rFonts w:cs="Times New Roman" w:ascii="Times New Roman" w:hAnsi="Times New Roman"/>
          <w:b/>
          <w:u w:val="single"/>
        </w:rPr>
        <w:t>Préparation du mélange réactionnel</w:t>
      </w:r>
      <w:r>
        <w:rPr>
          <w:rFonts w:cs="Times New Roman" w:ascii="Times New Roman" w:hAnsi="Times New Roman"/>
          <w:b/>
        </w:rPr>
        <w:t xml:space="preserve"> </w:t>
      </w:r>
    </w:p>
    <w:p>
      <w:pPr>
        <w:pStyle w:val="Normal"/>
        <w:spacing w:lineRule="auto" w:line="360"/>
        <w:jc w:val="both"/>
        <w:rPr>
          <w:rFonts w:ascii="Times New Roman" w:hAnsi="Times New Roman" w:cs="Times New Roman"/>
        </w:rPr>
      </w:pPr>
      <w:r>
        <w:rPr>
          <w:rFonts w:cs="Times New Roman" w:ascii="Times New Roman" w:hAnsi="Times New Roman"/>
        </w:rPr>
        <w:t xml:space="preserve">       </w:t>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Nous avons utilisé deux amorces sens (3’), CaInt et CgInt, couramment utilisées pour l’amplification spécifique des souches appartenant respectivement aux espèces </w:t>
      </w:r>
      <w:r>
        <w:rPr>
          <w:rFonts w:cs="Times New Roman" w:ascii="Times New Roman" w:hAnsi="Times New Roman"/>
          <w:i/>
        </w:rPr>
        <w:t>C. acutatum</w:t>
      </w:r>
      <w:r>
        <w:rPr>
          <w:rFonts w:cs="Times New Roman" w:ascii="Times New Roman" w:hAnsi="Times New Roman"/>
        </w:rPr>
        <w:t xml:space="preserve"> et </w:t>
      </w:r>
      <w:r>
        <w:rPr>
          <w:rFonts w:cs="Times New Roman" w:ascii="Times New Roman" w:hAnsi="Times New Roman"/>
          <w:i/>
        </w:rPr>
        <w:t>C. gloeosporioides</w:t>
      </w:r>
      <w:r>
        <w:rPr>
          <w:rFonts w:cs="Times New Roman" w:ascii="Times New Roman" w:hAnsi="Times New Roman"/>
        </w:rPr>
        <w:t>, associées à l’amorce antisens (5’) générique ITS4. La réaction PCR des souches testées a été réalisée dans un total de 15 µL de mélange réactionnel contenant 3 µL de tampon Green GoTaq 5x, 1,2 µL de MgCl</w:t>
      </w:r>
      <w:r>
        <w:rPr>
          <w:rFonts w:cs="Times New Roman" w:ascii="Times New Roman" w:hAnsi="Times New Roman"/>
          <w:vertAlign w:val="subscript"/>
        </w:rPr>
        <w:t>2</w:t>
      </w:r>
      <w:r>
        <w:rPr>
          <w:rFonts w:cs="Times New Roman" w:ascii="Times New Roman" w:hAnsi="Times New Roman"/>
        </w:rPr>
        <w:t xml:space="preserve"> 25 mM, 0,25 µL de dNTP 10 mM, 1 µL d’amorce ITS4, 1 µL d’amorce CaInt ou CgInt, 0,05 µL d’enzyme GoTaq 5 U/µL, de l’H2O stérile </w:t>
      </w:r>
      <w:r>
        <w:rPr>
          <w:rFonts w:cs="Times New Roman" w:ascii="Times New Roman" w:hAnsi="Times New Roman"/>
          <w:i/>
        </w:rPr>
        <w:t>qsp</w:t>
      </w:r>
      <w:r>
        <w:rPr>
          <w:rFonts w:cs="Times New Roman" w:ascii="Times New Roman" w:hAnsi="Times New Roman"/>
        </w:rPr>
        <w:t xml:space="preserve"> 7,5 µL et 1 µL d’ADNg de </w:t>
      </w:r>
      <w:r>
        <w:rPr>
          <w:rFonts w:cs="Times New Roman" w:ascii="Times New Roman" w:hAnsi="Times New Roman"/>
          <w:i/>
        </w:rPr>
        <w:t>C. gloeosporioides</w:t>
      </w:r>
      <w:r>
        <w:rPr>
          <w:rFonts w:cs="Times New Roman" w:ascii="Times New Roman" w:hAnsi="Times New Roman"/>
        </w:rPr>
        <w:t xml:space="preserve">. </w:t>
      </w:r>
    </w:p>
    <w:p>
      <w:pPr>
        <w:pStyle w:val="Normal"/>
        <w:spacing w:lineRule="auto" w:line="360"/>
        <w:jc w:val="both"/>
        <w:rPr>
          <w:rFonts w:ascii="Times New Roman" w:hAnsi="Times New Roman" w:cs="Times New Roman"/>
          <w:b/>
          <w:b/>
        </w:rPr>
      </w:pPr>
      <w:r>
        <w:rPr>
          <w:rFonts w:cs="Times New Roman" w:ascii="Times New Roman" w:hAnsi="Times New Roman"/>
          <w:b/>
        </w:rPr>
        <w:t xml:space="preserve">                 </w:t>
      </w:r>
      <w:r>
        <w:rPr>
          <w:rFonts w:cs="Times New Roman" w:ascii="Times New Roman" w:hAnsi="Times New Roman"/>
          <w:b/>
        </w:rPr>
        <w:t xml:space="preserve">2.2. </w:t>
      </w:r>
      <w:r>
        <w:rPr>
          <w:rFonts w:cs="Times New Roman" w:ascii="Times New Roman" w:hAnsi="Times New Roman"/>
          <w:b/>
          <w:u w:val="single"/>
        </w:rPr>
        <w:t>La réaction PCR</w:t>
      </w:r>
      <w:r>
        <w:rPr>
          <w:rFonts w:cs="Times New Roman" w:ascii="Times New Roman" w:hAnsi="Times New Roman"/>
          <w:b/>
        </w:rPr>
        <w:t xml:space="preserve"> </w:t>
      </w:r>
    </w:p>
    <w:p>
      <w:pPr>
        <w:pStyle w:val="ListParagraph"/>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Les mélanges réactionnels ont ensuite été incubés à 95°C pendant 1 minute suivi de 30 cycles comprenant successivement une étape de dénaturation des brins d’ADNg de 30 secondes à 95°C, une étape d’hybridation de 30 secondes à 62°C et d’une étape de polymérisation d’1 minute 30’ à 72°C. Et pour finir 6 minutes d’incubation à 72°C pour terminer l’élongation des brins d’ADNg. Les échantillons étaient laissés à 15°C en fin de cycle jusqu’à leur retrait du thermocycleur puis conservés à -20°C avant analyse. Les produits PCR obtenus sont ensuite analysés par électrophorèse sur gel d’Agarose à 1,5% (TBE 0,5X).</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b/>
          <w:b/>
          <w:u w:val="single"/>
        </w:rPr>
      </w:pPr>
      <w:r>
        <w:rPr>
          <w:rFonts w:cs="Times New Roman" w:ascii="Times New Roman" w:hAnsi="Times New Roman"/>
          <w:b/>
        </w:rPr>
        <w:t xml:space="preserve">            </w:t>
      </w:r>
      <w:r>
        <w:rPr>
          <w:rFonts w:cs="Times New Roman" w:ascii="Times New Roman" w:hAnsi="Times New Roman"/>
          <w:b/>
        </w:rPr>
        <w:t>2.3.</w:t>
      </w:r>
      <w:r>
        <w:rPr>
          <w:rFonts w:cs="Times New Roman" w:ascii="Times New Roman" w:hAnsi="Times New Roman"/>
          <w:color w:val="FFFFFF" w:themeColor="background1"/>
        </w:rPr>
        <w:t>.</w:t>
      </w:r>
      <w:r>
        <w:rPr>
          <w:rFonts w:cs="Times New Roman" w:ascii="Times New Roman" w:hAnsi="Times New Roman"/>
          <w:b/>
          <w:u w:val="single"/>
        </w:rPr>
        <w:t xml:space="preserve">Reconstructions d’arbres phylogénétiques </w:t>
      </w:r>
    </w:p>
    <w:p>
      <w:pPr>
        <w:pStyle w:val="Normal"/>
        <w:spacing w:lineRule="auto" w:line="360"/>
        <w:jc w:val="both"/>
        <w:rPr>
          <w:rFonts w:ascii="Times New Roman" w:hAnsi="Times New Roman" w:cs="Times New Roman"/>
        </w:rPr>
      </w:pPr>
      <w:r>
        <w:rPr>
          <w:rFonts w:cs="Times New Roman" w:ascii="Times New Roman" w:hAnsi="Times New Roman"/>
        </w:rPr>
        <w:t xml:space="preserve">   </w:t>
      </w:r>
    </w:p>
    <w:p>
      <w:pPr>
        <w:pStyle w:val="Normal"/>
        <w:spacing w:lineRule="auto" w:line="360"/>
        <w:jc w:val="both"/>
        <w:rPr>
          <w:rFonts w:ascii="Times New Roman" w:hAnsi="Times New Roman" w:cs="Times New Roman"/>
        </w:rPr>
      </w:pPr>
      <w:r>
        <w:rPr>
          <w:rFonts w:eastAsia="Times New Roman" w:cs="Times New Roman" w:ascii="Times New Roman" w:hAnsi="Times New Roman"/>
          <w:color w:val="000000"/>
          <w:shd w:fill="FFFFFF" w:val="clear"/>
          <w:lang w:eastAsia="fr-FR"/>
        </w:rPr>
        <w:t xml:space="preserve">            </w:t>
      </w:r>
      <w:r>
        <w:rPr>
          <w:rFonts w:eastAsia="Times New Roman" w:cs="Times New Roman" w:ascii="Times New Roman" w:hAnsi="Times New Roman"/>
          <w:color w:val="000000"/>
          <w:shd w:fill="FFFFFF" w:val="clear"/>
          <w:lang w:eastAsia="fr-FR"/>
        </w:rPr>
        <w:t>À l’aide de 3 séquences de gènes référencées dans l’article de Weir et ses collaborateurs (2012) et du site Blastn de NCBI, nous avons vérifié le pourcentage d’homologies des séquences génétiques de 3 espèces (</w:t>
      </w:r>
      <w:r>
        <w:rPr>
          <w:rFonts w:eastAsia="Times New Roman" w:cs="Times New Roman" w:ascii="Times New Roman" w:hAnsi="Times New Roman"/>
          <w:i/>
          <w:color w:val="000000"/>
          <w:shd w:fill="FFFFFF" w:val="clear"/>
          <w:lang w:eastAsia="fr-FR"/>
        </w:rPr>
        <w:t xml:space="preserve">C. fructicola, C. siamense </w:t>
      </w:r>
      <w:r>
        <w:rPr>
          <w:rFonts w:eastAsia="Times New Roman" w:cs="Times New Roman" w:ascii="Times New Roman" w:hAnsi="Times New Roman"/>
          <w:color w:val="000000"/>
          <w:shd w:fill="FFFFFF" w:val="clear"/>
          <w:lang w:eastAsia="fr-FR"/>
        </w:rPr>
        <w:t xml:space="preserve">et </w:t>
      </w:r>
      <w:r>
        <w:rPr>
          <w:rFonts w:eastAsia="Times New Roman" w:cs="Times New Roman" w:ascii="Times New Roman" w:hAnsi="Times New Roman"/>
          <w:i/>
          <w:color w:val="000000"/>
          <w:shd w:fill="FFFFFF" w:val="clear"/>
          <w:lang w:eastAsia="fr-FR"/>
        </w:rPr>
        <w:t>C. gloeosporioides</w:t>
      </w:r>
      <w:r>
        <w:rPr>
          <w:rFonts w:eastAsia="Times New Roman" w:cs="Times New Roman" w:ascii="Times New Roman" w:hAnsi="Times New Roman"/>
          <w:color w:val="000000"/>
          <w:shd w:fill="FFFFFF" w:val="clear"/>
          <w:lang w:eastAsia="fr-FR"/>
        </w:rPr>
        <w:t xml:space="preserve">) issues du complexe de </w:t>
      </w:r>
      <w:r>
        <w:rPr>
          <w:rFonts w:eastAsia="Times New Roman" w:cs="Times New Roman" w:ascii="Times New Roman" w:hAnsi="Times New Roman"/>
          <w:i/>
          <w:color w:val="000000"/>
          <w:shd w:fill="FFFFFF" w:val="clear"/>
          <w:lang w:eastAsia="fr-FR"/>
        </w:rPr>
        <w:t xml:space="preserve">C. gloeosporioides </w:t>
      </w:r>
      <w:r>
        <w:rPr>
          <w:rFonts w:eastAsia="Times New Roman" w:cs="Times New Roman" w:ascii="Times New Roman" w:hAnsi="Times New Roman"/>
          <w:color w:val="000000"/>
          <w:shd w:fill="FFFFFF" w:val="clear"/>
          <w:lang w:eastAsia="fr-FR"/>
        </w:rPr>
        <w:t>et réalisé, grâce au logiciel Unipro UGENE, des alignements multiples de séquences afin de visualiser la diversité génétique des espèces de ce complexe et de procéder à la construction des arbres phylogénétiques pour chaque séquence des 8 gèn</w:t>
      </w:r>
      <w:r>
        <w:rPr>
          <w:rFonts w:eastAsia="Times New Roman" w:cs="Times New Roman" w:ascii="Times New Roman" w:hAnsi="Times New Roman"/>
          <w:lang w:eastAsia="fr-FR"/>
        </w:rPr>
        <w:t xml:space="preserve">es nécessaires à l’identification et à la caractérisation des espèces du complexe de </w:t>
      </w:r>
      <w:r>
        <w:rPr>
          <w:rFonts w:eastAsia="Times New Roman" w:cs="Times New Roman" w:ascii="Times New Roman" w:hAnsi="Times New Roman"/>
          <w:i/>
          <w:lang w:eastAsia="fr-FR"/>
        </w:rPr>
        <w:t>C. gloeosporioides</w:t>
      </w:r>
      <w:r>
        <w:rPr>
          <w:rFonts w:eastAsia="Times New Roman" w:cs="Times New Roman" w:ascii="Times New Roman" w:hAnsi="Times New Roman"/>
          <w:lang w:eastAsia="fr-FR"/>
        </w:rPr>
        <w:t xml:space="preserve">. Les arbres phylogénétiques ont été construits selon l’inférence bayésienne (BI) utilisée le plus souvent pour reconstruire des phylogénies à l’aide du logiciel MrBayes (Weir et </w:t>
      </w:r>
      <w:r>
        <w:rPr>
          <w:rFonts w:eastAsia="Times New Roman" w:cs="Times New Roman" w:ascii="Times New Roman" w:hAnsi="Times New Roman"/>
          <w:i/>
          <w:lang w:eastAsia="fr-FR"/>
        </w:rPr>
        <w:t>al</w:t>
      </w:r>
      <w:r>
        <w:rPr>
          <w:rFonts w:eastAsia="Times New Roman" w:cs="Times New Roman" w:ascii="Times New Roman" w:hAnsi="Times New Roman"/>
          <w:lang w:eastAsia="fr-FR"/>
        </w:rPr>
        <w:t>.,2012), puis visualisés en ligne sur le site IcyTree.</w:t>
      </w:r>
    </w:p>
    <w:p>
      <w:pPr>
        <w:pStyle w:val="Normal"/>
        <w:spacing w:lineRule="auto" w:line="360"/>
        <w:jc w:val="both"/>
        <w:rPr>
          <w:rFonts w:ascii="Times New Roman" w:hAnsi="Times New Roman" w:eastAsia="Times New Roman" w:cs="Times New Roman"/>
          <w:color w:val="000000" w:themeColor="text1"/>
          <w:highlight w:val="yellow"/>
          <w:lang w:eastAsia="fr-FR"/>
        </w:rPr>
      </w:pPr>
      <w:r>
        <w:rPr>
          <w:rFonts w:eastAsia="Times New Roman" w:cs="Times New Roman" w:ascii="Times New Roman" w:hAnsi="Times New Roman"/>
          <w:color w:val="000000" w:themeColor="text1"/>
          <w:highlight w:val="yellow"/>
          <w:lang w:eastAsia="fr-FR"/>
        </w:rPr>
      </w:r>
    </w:p>
    <w:p>
      <w:pPr>
        <w:pStyle w:val="Normal"/>
        <w:spacing w:lineRule="auto" w:line="360"/>
        <w:jc w:val="both"/>
        <w:rPr>
          <w:rFonts w:ascii="Times New Roman" w:hAnsi="Times New Roman" w:eastAsia="Times New Roman" w:cs="Times New Roman"/>
          <w:b/>
          <w:b/>
          <w:color w:val="000000" w:themeColor="text1"/>
          <w:lang w:eastAsia="fr-FR"/>
        </w:rPr>
      </w:pPr>
      <w:r>
        <w:rPr>
          <w:rFonts w:eastAsia="Times New Roman" w:cs="Times New Roman" w:ascii="Times New Roman" w:hAnsi="Times New Roman"/>
          <w:b/>
          <w:color w:val="000000" w:themeColor="text1"/>
          <w:lang w:eastAsia="fr-FR"/>
        </w:rPr>
        <w:t xml:space="preserve">               </w:t>
      </w:r>
      <w:r>
        <w:rPr>
          <w:rFonts w:eastAsia="Times New Roman" w:cs="Times New Roman" w:ascii="Times New Roman" w:hAnsi="Times New Roman"/>
          <w:b/>
          <w:color w:val="000000" w:themeColor="text1"/>
          <w:lang w:eastAsia="fr-FR"/>
        </w:rPr>
        <w:t>3.</w:t>
      </w:r>
      <w:r>
        <w:rPr>
          <w:rFonts w:eastAsia="Times New Roman" w:cs="Times New Roman" w:ascii="Times New Roman" w:hAnsi="Times New Roman"/>
          <w:b/>
          <w:color w:val="FFFFFF" w:themeColor="background1"/>
          <w:lang w:eastAsia="fr-FR"/>
        </w:rPr>
        <w:t>.</w:t>
      </w:r>
      <w:r>
        <w:rPr>
          <w:rFonts w:eastAsia="Times New Roman" w:cs="Times New Roman" w:ascii="Times New Roman" w:hAnsi="Times New Roman"/>
          <w:b/>
          <w:color w:val="000000" w:themeColor="text1"/>
          <w:lang w:eastAsia="fr-FR"/>
        </w:rPr>
        <w:t xml:space="preserve">SÉQUENÇAGE </w:t>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b/>
          <w:b/>
          <w:color w:val="000000" w:themeColor="text1"/>
          <w:lang w:eastAsia="fr-FR"/>
        </w:rPr>
      </w:pPr>
      <w:r>
        <w:rPr>
          <w:rFonts w:eastAsia="Times New Roman" w:cs="Times New Roman" w:ascii="Times New Roman" w:hAnsi="Times New Roman"/>
          <w:b/>
          <w:color w:val="000000" w:themeColor="text1"/>
          <w:lang w:eastAsia="fr-FR"/>
        </w:rPr>
        <w:t xml:space="preserve">               </w:t>
      </w:r>
      <w:r>
        <w:rPr>
          <w:rFonts w:eastAsia="Times New Roman" w:cs="Times New Roman" w:ascii="Times New Roman" w:hAnsi="Times New Roman"/>
          <w:b/>
          <w:color w:val="000000" w:themeColor="text1"/>
          <w:lang w:eastAsia="fr-FR"/>
        </w:rPr>
        <w:t xml:space="preserve">3.1. </w:t>
      </w:r>
      <w:r>
        <w:rPr>
          <w:rFonts w:eastAsia="Times New Roman" w:cs="Times New Roman" w:ascii="Times New Roman" w:hAnsi="Times New Roman"/>
          <w:b/>
          <w:color w:val="000000" w:themeColor="text1"/>
          <w:u w:val="single"/>
          <w:lang w:eastAsia="fr-FR"/>
        </w:rPr>
        <w:t xml:space="preserve">Préparation des ADNg </w:t>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t xml:space="preserve">               </w:t>
      </w:r>
      <w:r>
        <w:rPr>
          <w:rFonts w:eastAsia="Times New Roman" w:cs="Times New Roman" w:ascii="Times New Roman" w:hAnsi="Times New Roman"/>
          <w:color w:val="000000" w:themeColor="text1"/>
          <w:lang w:eastAsia="fr-FR"/>
        </w:rPr>
        <w:t xml:space="preserve">Après avoir procédé au repiquage et à la mise en culture de 8 souches de </w:t>
      </w:r>
      <w:r>
        <w:rPr>
          <w:rFonts w:eastAsia="Times New Roman" w:cs="Times New Roman" w:ascii="Times New Roman" w:hAnsi="Times New Roman"/>
          <w:i/>
          <w:color w:val="000000" w:themeColor="text1"/>
          <w:lang w:eastAsia="fr-FR"/>
        </w:rPr>
        <w:t>C. gloeosporioides (</w:t>
      </w:r>
      <w:commentRangeStart w:id="1"/>
      <w:r>
        <w:rPr>
          <w:rFonts w:eastAsia="Times New Roman" w:cs="Times New Roman" w:ascii="Times New Roman" w:hAnsi="Times New Roman"/>
          <w:i/>
          <w:color w:val="000000" w:themeColor="text1"/>
          <w:lang w:eastAsia="fr-FR"/>
        </w:rPr>
        <w:t>Tableau 2</w:t>
      </w:r>
      <w:ins w:id="3" w:author="Sébastien Guyader" w:date="2020-08-31T10:01:30Z">
        <w:r>
          <w:rPr>
            <w:rFonts w:eastAsia="Times New Roman" w:cs="Times New Roman" w:ascii="Times New Roman" w:hAnsi="Times New Roman"/>
            <w:i/>
            <w:color w:val="000000" w:themeColor="text1"/>
            <w:lang w:eastAsia="fr-FR"/>
          </w:rPr>
        </w:r>
      </w:ins>
      <w:commentRangeEnd w:id="1"/>
      <w:r>
        <w:commentReference w:id="1"/>
      </w:r>
      <w:r>
        <w:rPr>
          <w:rFonts w:eastAsia="Times New Roman" w:cs="Times New Roman" w:ascii="Times New Roman" w:hAnsi="Times New Roman"/>
          <w:i/>
          <w:color w:val="000000" w:themeColor="text1"/>
          <w:lang w:eastAsia="fr-FR"/>
        </w:rPr>
        <w:t>)</w:t>
      </w:r>
      <w:r>
        <w:rPr>
          <w:rFonts w:eastAsia="Times New Roman" w:cs="Times New Roman" w:ascii="Times New Roman" w:hAnsi="Times New Roman"/>
          <w:color w:val="000000" w:themeColor="text1"/>
          <w:lang w:eastAsia="fr-FR"/>
        </w:rPr>
        <w:t xml:space="preserve">, collectées elles-aussi dans différentes communes de la Guadeloupe sur les parties aériennes d’igname </w:t>
      </w:r>
      <w:r>
        <w:rPr>
          <w:rFonts w:eastAsia="Times New Roman" w:cs="Times New Roman" w:ascii="Times New Roman" w:hAnsi="Times New Roman"/>
          <w:i/>
          <w:color w:val="000000" w:themeColor="text1"/>
          <w:lang w:eastAsia="fr-FR"/>
        </w:rPr>
        <w:t>Dioscorea alata</w:t>
      </w:r>
      <w:r>
        <w:rPr>
          <w:rFonts w:eastAsia="Times New Roman" w:cs="Times New Roman" w:ascii="Times New Roman" w:hAnsi="Times New Roman"/>
          <w:color w:val="000000" w:themeColor="text1"/>
          <w:lang w:eastAsia="fr-FR"/>
        </w:rPr>
        <w:t xml:space="preserve">, de variétés différentes, présentant des symptômes d’anthracnose visuels, nous avons procédé à l’extraction de l’ADNg de ces souches selon la méthode du Kit FastPrep® DNA MP Biomedical. Les échantillons ont ensuite été analysés par électrophorèse sur gel d’Agarose à 1% (TBE 0,5X). </w:t>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drawing>
          <wp:anchor behindDoc="0" distT="0" distB="0" distL="114300" distR="114300" simplePos="0" locked="0" layoutInCell="1" allowOverlap="1" relativeHeight="34">
            <wp:simplePos x="0" y="0"/>
            <wp:positionH relativeFrom="margin">
              <wp:posOffset>318770</wp:posOffset>
            </wp:positionH>
            <wp:positionV relativeFrom="margin">
              <wp:posOffset>-227330</wp:posOffset>
            </wp:positionV>
            <wp:extent cx="5392420" cy="1625600"/>
            <wp:effectExtent l="0" t="0" r="0" b="0"/>
            <wp:wrapSquare wrapText="bothSides"/>
            <wp:docPr id="51" name="Image 38" descr="Capture%20d’écran%202020-08-30%20à%2014.5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38" descr="Capture%20d’écran%202020-08-30%20à%2014.54.29.png"/>
                    <pic:cNvPicPr>
                      <a:picLocks noChangeAspect="1" noChangeArrowheads="1"/>
                    </pic:cNvPicPr>
                  </pic:nvPicPr>
                  <pic:blipFill>
                    <a:blip r:embed="rId23"/>
                    <a:stretch>
                      <a:fillRect/>
                    </a:stretch>
                  </pic:blipFill>
                  <pic:spPr bwMode="auto">
                    <a:xfrm>
                      <a:off x="0" y="0"/>
                      <a:ext cx="5392420" cy="1625600"/>
                    </a:xfrm>
                    <a:prstGeom prst="rect">
                      <a:avLst/>
                    </a:prstGeom>
                  </pic:spPr>
                </pic:pic>
              </a:graphicData>
            </a:graphic>
          </wp:anchor>
        </w:drawing>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t xml:space="preserve">              </w:t>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mc:AlternateContent>
          <mc:Choice Requires="wps">
            <w:drawing>
              <wp:anchor behindDoc="0" distT="0" distB="0" distL="114300" distR="114300" simplePos="0" locked="0" layoutInCell="1" allowOverlap="1" relativeHeight="22" wp14:anchorId="08C12494">
                <wp:simplePos x="0" y="0"/>
                <wp:positionH relativeFrom="column">
                  <wp:posOffset>692785</wp:posOffset>
                </wp:positionH>
                <wp:positionV relativeFrom="paragraph">
                  <wp:posOffset>178435</wp:posOffset>
                </wp:positionV>
                <wp:extent cx="4853305" cy="338455"/>
                <wp:effectExtent l="0" t="0" r="0" b="0"/>
                <wp:wrapSquare wrapText="bothSides"/>
                <wp:docPr id="52" name="Zone de texte 10"/>
                <a:graphic xmlns:a="http://schemas.openxmlformats.org/drawingml/2006/main">
                  <a:graphicData uri="http://schemas.microsoft.com/office/word/2010/wordprocessingShape">
                    <wps:wsp>
                      <wps:cNvSpPr/>
                      <wps:spPr>
                        <a:xfrm>
                          <a:off x="0" y="0"/>
                          <a:ext cx="4852800" cy="337680"/>
                        </a:xfrm>
                        <a:prstGeom prst="rect">
                          <a:avLst/>
                        </a:prstGeom>
                        <a:solidFill>
                          <a:srgbClr val="ffffff"/>
                        </a:solidFill>
                        <a:ln>
                          <a:noFill/>
                        </a:ln>
                      </wps:spPr>
                      <wps:style>
                        <a:lnRef idx="0"/>
                        <a:fillRef idx="0"/>
                        <a:effectRef idx="0"/>
                        <a:fontRef idx="minor"/>
                      </wps:style>
                      <wps:txbx>
                        <w:txbxContent>
                          <w:p>
                            <w:pPr>
                              <w:pStyle w:val="Caption1"/>
                              <w:spacing w:before="0" w:after="0"/>
                              <w:jc w:val="center"/>
                              <w:rPr>
                                <w:rFonts w:ascii="Times New Roman" w:hAnsi="Times New Roman" w:cs="Times New Roman"/>
                                <w:b/>
                                <w:b/>
                                <w:color w:val="000000" w:themeColor="text1"/>
                                <w:sz w:val="22"/>
                              </w:rPr>
                            </w:pPr>
                            <w:r>
                              <w:rPr>
                                <w:rFonts w:cs="Times New Roman" w:ascii="Times New Roman" w:hAnsi="Times New Roman"/>
                                <w:b/>
                                <w:color w:val="000000" w:themeColor="text1"/>
                                <w:sz w:val="22"/>
                              </w:rPr>
                              <w:t>Tableau 2.</w:t>
                            </w:r>
                            <w:r>
                              <w:rPr>
                                <w:color w:val="000000" w:themeColor="text1"/>
                                <w:sz w:val="22"/>
                              </w:rPr>
                              <w:t xml:space="preserve"> </w:t>
                            </w:r>
                            <w:r>
                              <w:rPr>
                                <w:rFonts w:cs="Times New Roman" w:ascii="Times New Roman" w:hAnsi="Times New Roman"/>
                                <w:b/>
                                <w:color w:val="000000" w:themeColor="text1"/>
                                <w:sz w:val="22"/>
                              </w:rPr>
                              <w:t xml:space="preserve">Références des souches du complexe d’espèces C. gloeosporioides collectées sur igname D. alata </w:t>
                            </w:r>
                            <w:r>
                              <w:rPr>
                                <w:rFonts w:cs="Times New Roman" w:ascii="Times New Roman" w:hAnsi="Times New Roman"/>
                                <w:color w:val="000000" w:themeColor="text1"/>
                                <w:sz w:val="22"/>
                              </w:rPr>
                              <w:t>(Source : base de données INRAE)</w:t>
                            </w:r>
                          </w:p>
                        </w:txbxContent>
                      </wps:txbx>
                      <wps:bodyPr lIns="0" rIns="0" tIns="0" bIns="0">
                        <a:noAutofit/>
                      </wps:bodyPr>
                    </wps:wsp>
                  </a:graphicData>
                </a:graphic>
              </wp:anchor>
            </w:drawing>
          </mc:Choice>
          <mc:Fallback>
            <w:pict>
              <v:rect id="shape_0" ID="Zone de texte 10" fillcolor="white" stroked="f" style="position:absolute;margin-left:54.55pt;margin-top:14.05pt;width:382.05pt;height:26.55pt" wp14:anchorId="08C12494">
                <w10:wrap type="square"/>
                <v:fill o:detectmouseclick="t" type="solid" color2="black"/>
                <v:stroke color="#3465a4" joinstyle="round" endcap="flat"/>
                <v:textbox>
                  <w:txbxContent>
                    <w:p>
                      <w:pPr>
                        <w:pStyle w:val="Caption1"/>
                        <w:spacing w:before="0" w:after="0"/>
                        <w:jc w:val="center"/>
                        <w:rPr>
                          <w:rFonts w:ascii="Times New Roman" w:hAnsi="Times New Roman" w:cs="Times New Roman"/>
                          <w:b/>
                          <w:b/>
                          <w:color w:val="000000" w:themeColor="text1"/>
                          <w:sz w:val="22"/>
                        </w:rPr>
                      </w:pPr>
                      <w:r>
                        <w:rPr>
                          <w:rFonts w:cs="Times New Roman" w:ascii="Times New Roman" w:hAnsi="Times New Roman"/>
                          <w:b/>
                          <w:color w:val="000000" w:themeColor="text1"/>
                          <w:sz w:val="22"/>
                        </w:rPr>
                        <w:t>Tableau 2.</w:t>
                      </w:r>
                      <w:r>
                        <w:rPr>
                          <w:color w:val="000000" w:themeColor="text1"/>
                          <w:sz w:val="22"/>
                        </w:rPr>
                        <w:t xml:space="preserve"> </w:t>
                      </w:r>
                      <w:r>
                        <w:rPr>
                          <w:rFonts w:cs="Times New Roman" w:ascii="Times New Roman" w:hAnsi="Times New Roman"/>
                          <w:b/>
                          <w:color w:val="000000" w:themeColor="text1"/>
                          <w:sz w:val="22"/>
                        </w:rPr>
                        <w:t xml:space="preserve">Références des souches du complexe d’espèces C. gloeosporioides collectées sur igname D. alata </w:t>
                      </w:r>
                      <w:r>
                        <w:rPr>
                          <w:rFonts w:cs="Times New Roman" w:ascii="Times New Roman" w:hAnsi="Times New Roman"/>
                          <w:color w:val="000000" w:themeColor="text1"/>
                          <w:sz w:val="22"/>
                        </w:rPr>
                        <w:t>(Source : base de données INRAE)</w:t>
                      </w:r>
                    </w:p>
                  </w:txbxContent>
                </v:textbox>
              </v:rect>
            </w:pict>
          </mc:Fallback>
        </mc:AlternateContent>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b/>
          <w:b/>
          <w:color w:val="000000" w:themeColor="text1"/>
          <w:lang w:eastAsia="fr-FR"/>
        </w:rPr>
      </w:pPr>
      <w:r>
        <w:rPr>
          <w:rFonts w:eastAsia="Times New Roman" w:cs="Times New Roman" w:ascii="Times New Roman" w:hAnsi="Times New Roman"/>
          <w:b/>
          <w:color w:val="000000" w:themeColor="text1"/>
          <w:lang w:eastAsia="fr-FR"/>
        </w:rPr>
        <w:t xml:space="preserve">3.2. </w:t>
      </w:r>
      <w:r>
        <w:rPr>
          <w:rFonts w:eastAsia="Times New Roman" w:cs="Times New Roman" w:ascii="Times New Roman" w:hAnsi="Times New Roman"/>
          <w:b/>
          <w:color w:val="000000" w:themeColor="text1"/>
          <w:u w:val="single"/>
          <w:lang w:eastAsia="fr-FR"/>
        </w:rPr>
        <w:t>Tests PCR</w:t>
      </w:r>
      <w:r>
        <w:rPr>
          <w:rFonts w:eastAsia="Times New Roman" w:cs="Times New Roman" w:ascii="Times New Roman" w:hAnsi="Times New Roman"/>
          <w:b/>
          <w:color w:val="000000" w:themeColor="text1"/>
          <w:lang w:eastAsia="fr-FR"/>
        </w:rPr>
        <w:t xml:space="preserve"> </w:t>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t xml:space="preserve">            </w:t>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t xml:space="preserve">              </w:t>
      </w:r>
      <w:r>
        <w:rPr>
          <w:rFonts w:eastAsia="Times New Roman" w:cs="Times New Roman" w:ascii="Times New Roman" w:hAnsi="Times New Roman"/>
          <w:color w:val="000000" w:themeColor="text1"/>
          <w:lang w:eastAsia="fr-FR"/>
        </w:rPr>
        <w:t>La réaction PCR a été réalisée dans un volume total de 15 µL de mélange réactionnel contenant 3 µL de tampon Pfu 10X, 1 µL d’amorces CgInt et Univ-ITS4, 1,2 µL de MgCl</w:t>
      </w:r>
      <w:r>
        <w:rPr>
          <w:rFonts w:eastAsia="Times New Roman" w:cs="Times New Roman" w:ascii="Times New Roman" w:hAnsi="Times New Roman"/>
          <w:color w:val="000000" w:themeColor="text1"/>
          <w:vertAlign w:val="subscript"/>
          <w:lang w:eastAsia="fr-FR"/>
        </w:rPr>
        <w:t>2</w:t>
      </w:r>
      <w:r>
        <w:rPr>
          <w:rFonts w:eastAsia="Times New Roman" w:cs="Times New Roman" w:ascii="Times New Roman" w:hAnsi="Times New Roman"/>
          <w:color w:val="000000" w:themeColor="text1"/>
          <w:lang w:eastAsia="fr-FR"/>
        </w:rPr>
        <w:t xml:space="preserve">, 0,25 µL de désoxyribonucléotides triphosphates (dNTP), 0,05 µL de </w:t>
      </w:r>
      <w:r>
        <w:rPr>
          <w:rFonts w:eastAsia="Times New Roman" w:cs="Times New Roman" w:ascii="Times New Roman" w:hAnsi="Times New Roman"/>
          <w:i/>
          <w:color w:val="000000" w:themeColor="text1"/>
          <w:lang w:eastAsia="fr-FR"/>
        </w:rPr>
        <w:t>Pfu DNA polymerase</w:t>
      </w:r>
      <w:r>
        <w:rPr>
          <w:rFonts w:eastAsia="Times New Roman" w:cs="Times New Roman" w:ascii="Times New Roman" w:hAnsi="Times New Roman"/>
          <w:color w:val="000000" w:themeColor="text1"/>
          <w:lang w:eastAsia="fr-FR"/>
        </w:rPr>
        <w:t>, de l’H</w:t>
      </w:r>
      <w:r>
        <w:rPr>
          <w:rFonts w:eastAsia="Times New Roman" w:cs="Times New Roman" w:ascii="Times New Roman" w:hAnsi="Times New Roman"/>
          <w:color w:val="000000" w:themeColor="text1"/>
          <w:vertAlign w:val="subscript"/>
          <w:lang w:eastAsia="fr-FR"/>
        </w:rPr>
        <w:t>2</w:t>
      </w:r>
      <w:r>
        <w:rPr>
          <w:rFonts w:eastAsia="Times New Roman" w:cs="Times New Roman" w:ascii="Times New Roman" w:hAnsi="Times New Roman"/>
          <w:color w:val="000000" w:themeColor="text1"/>
          <w:lang w:eastAsia="fr-FR"/>
        </w:rPr>
        <w:t xml:space="preserve">O stérile </w:t>
      </w:r>
      <w:r>
        <w:rPr>
          <w:rFonts w:eastAsia="Times New Roman" w:cs="Times New Roman" w:ascii="Times New Roman" w:hAnsi="Times New Roman"/>
          <w:i/>
          <w:color w:val="000000" w:themeColor="text1"/>
          <w:lang w:eastAsia="fr-FR"/>
        </w:rPr>
        <w:t>qsp</w:t>
      </w:r>
      <w:r>
        <w:rPr>
          <w:rFonts w:eastAsia="Times New Roman" w:cs="Times New Roman" w:ascii="Times New Roman" w:hAnsi="Times New Roman"/>
          <w:color w:val="000000" w:themeColor="text1"/>
          <w:lang w:eastAsia="fr-FR"/>
        </w:rPr>
        <w:t xml:space="preserve"> 7,5 µL et 1 µL d’ADNg de </w:t>
      </w:r>
      <w:r>
        <w:rPr>
          <w:rFonts w:eastAsia="Times New Roman" w:cs="Times New Roman" w:ascii="Times New Roman" w:hAnsi="Times New Roman"/>
          <w:i/>
          <w:color w:val="000000" w:themeColor="text1"/>
          <w:lang w:eastAsia="fr-FR"/>
        </w:rPr>
        <w:t>C. gloeosporioides</w:t>
      </w:r>
      <w:r>
        <w:rPr>
          <w:rFonts w:eastAsia="Times New Roman" w:cs="Times New Roman" w:ascii="Times New Roman" w:hAnsi="Times New Roman"/>
          <w:color w:val="000000" w:themeColor="text1"/>
          <w:lang w:eastAsia="fr-FR"/>
        </w:rPr>
        <w:t>. Le mélange réactionnel a subi les mêmes conditions d’amplification que celles énoncées précédemment. Les produits PCR ont ensuite été analysés par électrophorèse sur gel d’Agarose à 1,5% (TBE 0,5X), puis conservés au congélateur.</w:t>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b/>
          <w:b/>
          <w:color w:val="000000" w:themeColor="text1"/>
          <w:lang w:eastAsia="fr-FR"/>
        </w:rPr>
      </w:pPr>
      <w:r>
        <w:rPr>
          <w:rFonts w:eastAsia="Times New Roman" w:cs="Times New Roman" w:ascii="Times New Roman" w:hAnsi="Times New Roman"/>
          <w:color w:val="000000" w:themeColor="text1"/>
          <w:lang w:eastAsia="fr-FR"/>
        </w:rPr>
        <w:t xml:space="preserve">                </w:t>
      </w:r>
      <w:r>
        <w:rPr>
          <w:rFonts w:eastAsia="Times New Roman" w:cs="Times New Roman" w:ascii="Times New Roman" w:hAnsi="Times New Roman"/>
          <w:b/>
          <w:color w:val="000000" w:themeColor="text1"/>
          <w:lang w:eastAsia="fr-FR"/>
        </w:rPr>
        <w:t xml:space="preserve">3.3. </w:t>
      </w:r>
      <w:r>
        <w:rPr>
          <w:rFonts w:eastAsia="Times New Roman" w:cs="Times New Roman" w:ascii="Times New Roman" w:hAnsi="Times New Roman"/>
          <w:b/>
          <w:color w:val="000000" w:themeColor="text1"/>
          <w:u w:val="single"/>
          <w:lang w:eastAsia="fr-FR"/>
        </w:rPr>
        <w:t xml:space="preserve">Identification des souches de </w:t>
      </w:r>
      <w:r>
        <w:rPr>
          <w:rFonts w:eastAsia="Times New Roman" w:cs="Times New Roman" w:ascii="Times New Roman" w:hAnsi="Times New Roman"/>
          <w:b/>
          <w:i/>
          <w:color w:val="000000" w:themeColor="text1"/>
          <w:u w:val="single"/>
          <w:lang w:eastAsia="fr-FR"/>
        </w:rPr>
        <w:t>C. gloeosporioides</w:t>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t xml:space="preserve">                </w:t>
      </w:r>
      <w:r>
        <w:rPr>
          <w:rFonts w:eastAsia="Times New Roman" w:cs="Times New Roman" w:ascii="Times New Roman" w:hAnsi="Times New Roman"/>
          <w:color w:val="000000" w:themeColor="text1"/>
          <w:lang w:eastAsia="fr-FR"/>
        </w:rPr>
        <w:t xml:space="preserve">Nous avons eu recours à l’identification de nos 8 souches par l’intermédiaire du Laboratoire BIOFIDAL. Les ADNg de deux autres souches de </w:t>
      </w:r>
      <w:r>
        <w:rPr>
          <w:rFonts w:eastAsia="Times New Roman" w:cs="Times New Roman" w:ascii="Times New Roman" w:hAnsi="Times New Roman"/>
          <w:i/>
          <w:color w:val="000000" w:themeColor="text1"/>
          <w:lang w:eastAsia="fr-FR"/>
        </w:rPr>
        <w:t>C. gloeosporioides</w:t>
      </w:r>
      <w:r>
        <w:rPr>
          <w:rFonts w:eastAsia="Times New Roman" w:cs="Times New Roman" w:ascii="Times New Roman" w:hAnsi="Times New Roman"/>
          <w:color w:val="000000" w:themeColor="text1"/>
          <w:lang w:eastAsia="fr-FR"/>
        </w:rPr>
        <w:t>, qui sont respectivement les souches de référence JeVi16 et NaLa8 issues des expérimentations GapYam 2015 précédemment menées au sein d’INRAE, ont également été ajoutées pour cette étape d’identification. Les 10 souches au total ont alors subi des analyses d’identification par amplification du gène ITS et des analyses par séquençage Sanger selon le protocole suivant :</w:t>
      </w:r>
    </w:p>
    <w:p>
      <w:pPr>
        <w:pStyle w:val="ListParagraph"/>
        <w:numPr>
          <w:ilvl w:val="0"/>
          <w:numId w:val="9"/>
        </w:numPr>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t>Amplification du locus ITS avec les amorces universelles ITS1 et ITS4</w:t>
      </w:r>
    </w:p>
    <w:p>
      <w:pPr>
        <w:pStyle w:val="ListParagraph"/>
        <w:numPr>
          <w:ilvl w:val="0"/>
          <w:numId w:val="9"/>
        </w:numPr>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t xml:space="preserve">Contrôle qualité de ces produits PCR sur QIAXCEL pour validation de la qualité et quantité de produit PCR </w:t>
      </w:r>
    </w:p>
    <w:p>
      <w:pPr>
        <w:pStyle w:val="ListParagraph"/>
        <w:numPr>
          <w:ilvl w:val="0"/>
          <w:numId w:val="9"/>
        </w:numPr>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t>Purification de ces produits PCR (purification par méthode Exosap)</w:t>
      </w:r>
    </w:p>
    <w:p>
      <w:pPr>
        <w:pStyle w:val="ListParagraph"/>
        <w:numPr>
          <w:ilvl w:val="0"/>
          <w:numId w:val="9"/>
        </w:numPr>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t xml:space="preserve">Séquençage de ces produits PCR avec les amorces de PCR </w:t>
      </w:r>
    </w:p>
    <w:p>
      <w:pPr>
        <w:pStyle w:val="ListParagraph"/>
        <w:numPr>
          <w:ilvl w:val="0"/>
          <w:numId w:val="9"/>
        </w:numPr>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t xml:space="preserve">Analyse et alignement des séquences pour créer un Contig correspondant à la séquence complète du locus ITS </w:t>
      </w:r>
    </w:p>
    <w:p>
      <w:pPr>
        <w:pStyle w:val="ListParagraph"/>
        <w:numPr>
          <w:ilvl w:val="0"/>
          <w:numId w:val="9"/>
        </w:numPr>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t>Blast sur 2 bases de données publiques (Blastn de NCBI et UNITE) pour identification des souches analysées</w:t>
      </w:r>
    </w:p>
    <w:p>
      <w:pPr>
        <w:pStyle w:val="Normal"/>
        <w:pBdr>
          <w:bottom w:val="single" w:sz="4" w:space="1" w:color="000000"/>
        </w:pBdr>
        <w:spacing w:lineRule="auto" w:line="276"/>
        <w:jc w:val="both"/>
        <w:rPr>
          <w:rFonts w:ascii="Times New Roman" w:hAnsi="Times New Roman" w:cs="Times New Roman"/>
          <w:b/>
          <w:b/>
        </w:rPr>
      </w:pPr>
      <w:r>
        <w:rPr>
          <w:rFonts w:cs="Times New Roman" w:ascii="Times New Roman" w:hAnsi="Times New Roman"/>
          <w:b/>
          <w:sz w:val="40"/>
        </w:rPr>
        <w:t>RÉSULATS</w:t>
      </w:r>
    </w:p>
    <w:p>
      <w:pPr>
        <w:pStyle w:val="Normal"/>
        <w:spacing w:lineRule="auto" w:line="360"/>
        <w:jc w:val="both"/>
        <w:rPr>
          <w:rFonts w:ascii="Times New Roman" w:hAnsi="Times New Roman" w:cs="Times New Roman"/>
          <w:b/>
          <w:b/>
          <w:sz w:val="8"/>
        </w:rPr>
      </w:pPr>
      <w:r>
        <w:rPr>
          <w:rFonts w:cs="Times New Roman" w:ascii="Times New Roman" w:hAnsi="Times New Roman"/>
          <w:b/>
          <w:sz w:val="8"/>
        </w:rPr>
      </w:r>
    </w:p>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b/>
          <w:b/>
          <w:i/>
          <w:i/>
          <w:u w:val="single"/>
        </w:rPr>
      </w:pPr>
      <w:r>
        <w:rPr>
          <w:rFonts w:cs="Times New Roman" w:ascii="Times New Roman" w:hAnsi="Times New Roman"/>
          <w:b/>
          <w:sz w:val="28"/>
        </w:rPr>
        <w:t xml:space="preserve">         </w:t>
      </w:r>
      <w:r>
        <w:rPr>
          <w:rFonts w:cs="Times New Roman" w:ascii="Times New Roman" w:hAnsi="Times New Roman"/>
          <w:b/>
          <w:i/>
          <w:u w:val="single"/>
        </w:rPr>
        <w:t xml:space="preserve">Repiquage et mise en culture des souches fongiques </w:t>
      </w:r>
    </w:p>
    <w:p>
      <w:pPr>
        <w:pStyle w:val="Normal"/>
        <w:spacing w:lineRule="auto" w:line="360"/>
        <w:jc w:val="both"/>
        <w:rPr>
          <w:rFonts w:ascii="Times New Roman" w:hAnsi="Times New Roman" w:cs="Times New Roman"/>
          <w:b/>
          <w:b/>
          <w:i/>
          <w:i/>
          <w:u w:val="single"/>
        </w:rPr>
      </w:pPr>
      <w:r>
        <w:rPr>
          <w:rFonts w:cs="Times New Roman" w:ascii="Times New Roman" w:hAnsi="Times New Roman"/>
          <w:b/>
          <w:i/>
          <w:u w:val="single"/>
        </w:rPr>
      </w:r>
    </w:p>
    <w:p>
      <w:pPr>
        <w:pStyle w:val="Normal"/>
        <w:spacing w:lineRule="auto" w:line="360"/>
        <w:jc w:val="both"/>
        <w:rPr>
          <w:rFonts w:ascii="Times New Roman" w:hAnsi="Times New Roman" w:cs="Times New Roman"/>
          <w:b/>
          <w:b/>
          <w:sz w:val="28"/>
        </w:rPr>
      </w:pPr>
      <w:r>
        <w:rPr>
          <w:rFonts w:cs="Times New Roman" w:ascii="Times New Roman" w:hAnsi="Times New Roman"/>
        </w:rPr>
        <w:t xml:space="preserve">          </w:t>
      </w:r>
      <w:r>
        <w:rPr>
          <w:rFonts w:cs="Times New Roman" w:ascii="Times New Roman" w:hAnsi="Times New Roman"/>
        </w:rPr>
        <w:t xml:space="preserve">Après plus de 7 jours de mise en culture sur milieu PDA, le mycélium de chaque souche de </w:t>
      </w:r>
      <w:r>
        <w:rPr>
          <w:rFonts w:cs="Times New Roman" w:ascii="Times New Roman" w:hAnsi="Times New Roman"/>
          <w:i/>
        </w:rPr>
        <w:t>C. gloeosporioides</w:t>
      </w:r>
      <w:r>
        <w:rPr>
          <w:rFonts w:cs="Times New Roman" w:ascii="Times New Roman" w:hAnsi="Times New Roman"/>
        </w:rPr>
        <w:t xml:space="preserve"> s’est développé sur l’ensemble de la surface de la boite de Pétri permettant ainsi de poursuivre avec l’étape d’extraction des ADNg.</w:t>
      </w:r>
    </w:p>
    <w:p>
      <w:pPr>
        <w:pStyle w:val="Normal"/>
        <w:spacing w:lineRule="auto" w:line="360"/>
        <w:jc w:val="both"/>
        <w:rPr>
          <w:rFonts w:ascii="Times New Roman" w:hAnsi="Times New Roman" w:cs="Times New Roman"/>
          <w:b/>
          <w:b/>
          <w:sz w:val="28"/>
        </w:rPr>
      </w:pPr>
      <w:r>
        <w:rPr>
          <w:rFonts w:cs="Times New Roman" w:ascii="Times New Roman" w:hAnsi="Times New Roman"/>
          <w:b/>
          <w:sz w:val="28"/>
        </w:rPr>
      </w:r>
    </w:p>
    <w:p>
      <w:pPr>
        <w:pStyle w:val="Normal"/>
        <w:spacing w:lineRule="auto" w:line="360"/>
        <w:jc w:val="both"/>
        <w:rPr>
          <w:rFonts w:ascii="Times New Roman" w:hAnsi="Times New Roman" w:cs="Times New Roman"/>
          <w:b/>
          <w:b/>
          <w:i/>
          <w:i/>
          <w:u w:val="single"/>
        </w:rPr>
      </w:pPr>
      <w:r>
        <w:rPr>
          <w:rFonts w:cs="Times New Roman" w:ascii="Times New Roman" w:hAnsi="Times New Roman"/>
          <w:b/>
          <w:sz w:val="28"/>
        </w:rPr>
        <w:t xml:space="preserve">        </w:t>
      </w:r>
      <w:r>
        <w:rPr>
          <w:rFonts w:cs="Times New Roman" w:ascii="Times New Roman" w:hAnsi="Times New Roman"/>
          <w:b/>
          <w:i/>
          <w:u w:val="single"/>
        </w:rPr>
        <w:t xml:space="preserve">Extraction des ADNg et électrophorèse sur gel d’Agarose </w:t>
      </w:r>
    </w:p>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b/>
          <w:b/>
        </w:rPr>
      </w:pPr>
      <w:r>
        <w:rPr>
          <w:rFonts w:cs="Times New Roman" w:ascii="Times New Roman" w:hAnsi="Times New Roman"/>
        </w:rPr>
        <w:t xml:space="preserve">         </w:t>
      </w:r>
      <w:r>
        <w:rPr>
          <w:rFonts w:cs="Times New Roman" w:ascii="Times New Roman" w:hAnsi="Times New Roman"/>
        </w:rPr>
        <w:t>L’électrophorèse des échantillons dont les ADNg ont été extraits a permis de confirmer la présence d’ADNg et d’éventuellement évaluer la quantité d’ADNg obtenue dans le but de vérifier si l’extraction a été réussie avant de commencer les tests d’amplification LAMP.</w:t>
      </w:r>
    </w:p>
    <w:p>
      <w:pPr>
        <w:pStyle w:val="Normal"/>
        <w:spacing w:lineRule="auto" w:line="360"/>
        <w:jc w:val="both"/>
        <w:rPr>
          <w:rFonts w:ascii="Times New Roman" w:hAnsi="Times New Roman" w:cs="Times New Roman"/>
          <w:b/>
          <w:b/>
        </w:rPr>
      </w:pPr>
      <w:r>
        <w:rPr>
          <w:rFonts w:cs="Times New Roman" w:ascii="Times New Roman" w:hAnsi="Times New Roman"/>
          <w:b/>
        </w:rPr>
        <w:drawing>
          <wp:anchor behindDoc="0" distT="0" distB="0" distL="114300" distR="114300" simplePos="0" locked="0" layoutInCell="1" allowOverlap="1" relativeHeight="25">
            <wp:simplePos x="0" y="0"/>
            <wp:positionH relativeFrom="margin">
              <wp:posOffset>774700</wp:posOffset>
            </wp:positionH>
            <wp:positionV relativeFrom="margin">
              <wp:posOffset>3888105</wp:posOffset>
            </wp:positionV>
            <wp:extent cx="4445000" cy="3084195"/>
            <wp:effectExtent l="0" t="0" r="0" b="0"/>
            <wp:wrapSquare wrapText="bothSides"/>
            <wp:docPr id="54" name="Image 15" descr="Capture%20d’écran%202020-08-27%20à%2000.1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5" descr="Capture%20d’écran%202020-08-27%20à%2000.10.54.png"/>
                    <pic:cNvPicPr>
                      <a:picLocks noChangeAspect="1" noChangeArrowheads="1"/>
                    </pic:cNvPicPr>
                  </pic:nvPicPr>
                  <pic:blipFill>
                    <a:blip r:embed="rId24"/>
                    <a:stretch>
                      <a:fillRect/>
                    </a:stretch>
                  </pic:blipFill>
                  <pic:spPr bwMode="auto">
                    <a:xfrm>
                      <a:off x="0" y="0"/>
                      <a:ext cx="4445000" cy="3084195"/>
                    </a:xfrm>
                    <a:prstGeom prst="rect">
                      <a:avLst/>
                    </a:prstGeom>
                  </pic:spPr>
                </pic:pic>
              </a:graphicData>
            </a:graphic>
          </wp:anchor>
        </w:drawing>
      </w:r>
    </w:p>
    <w:p>
      <w:pPr>
        <w:pStyle w:val="Normal"/>
        <w:spacing w:lineRule="auto" w:line="360"/>
        <w:jc w:val="both"/>
        <w:rPr>
          <w:rFonts w:ascii="Times New Roman" w:hAnsi="Times New Roman" w:cs="Times New Roman"/>
          <w:b/>
          <w:b/>
          <w:sz w:val="28"/>
        </w:rPr>
      </w:pPr>
      <w:r>
        <w:rPr>
          <w:rFonts w:cs="Times New Roman" w:ascii="Times New Roman" w:hAnsi="Times New Roman"/>
          <w:b/>
          <w:sz w:val="28"/>
        </w:rPr>
      </w:r>
    </w:p>
    <w:p>
      <w:pPr>
        <w:pStyle w:val="Normal"/>
        <w:spacing w:lineRule="auto" w:line="360"/>
        <w:jc w:val="both"/>
        <w:rPr>
          <w:rFonts w:ascii="Times New Roman" w:hAnsi="Times New Roman" w:cs="Times New Roman"/>
          <w:b/>
          <w:b/>
          <w:sz w:val="28"/>
        </w:rPr>
      </w:pPr>
      <w:r>
        <w:rPr>
          <w:rFonts w:cs="Times New Roman" w:ascii="Times New Roman" w:hAnsi="Times New Roman"/>
          <w:b/>
          <w:sz w:val="28"/>
        </w:rPr>
      </w:r>
    </w:p>
    <w:p>
      <w:pPr>
        <w:pStyle w:val="Normal"/>
        <w:spacing w:lineRule="auto" w:line="360"/>
        <w:jc w:val="both"/>
        <w:rPr>
          <w:rFonts w:ascii="Times New Roman" w:hAnsi="Times New Roman" w:cs="Times New Roman"/>
          <w:b/>
          <w:b/>
          <w:sz w:val="28"/>
        </w:rPr>
      </w:pPr>
      <w:r>
        <w:rPr>
          <w:rFonts w:cs="Times New Roman" w:ascii="Times New Roman" w:hAnsi="Times New Roman"/>
          <w:b/>
          <w:sz w:val="28"/>
        </w:rPr>
      </w:r>
    </w:p>
    <w:p>
      <w:pPr>
        <w:pStyle w:val="Normal"/>
        <w:spacing w:lineRule="auto" w:line="360"/>
        <w:jc w:val="both"/>
        <w:rPr>
          <w:rFonts w:ascii="Times New Roman" w:hAnsi="Times New Roman" w:cs="Times New Roman"/>
          <w:b/>
          <w:b/>
          <w:sz w:val="28"/>
        </w:rPr>
      </w:pPr>
      <w:r>
        <w:rPr>
          <w:rFonts w:cs="Times New Roman" w:ascii="Times New Roman" w:hAnsi="Times New Roman"/>
          <w:b/>
          <w:sz w:val="28"/>
        </w:rPr>
      </w:r>
    </w:p>
    <w:p>
      <w:pPr>
        <w:pStyle w:val="Normal"/>
        <w:spacing w:lineRule="auto" w:line="360"/>
        <w:jc w:val="both"/>
        <w:rPr>
          <w:rFonts w:ascii="Times New Roman" w:hAnsi="Times New Roman" w:cs="Times New Roman"/>
          <w:b/>
          <w:b/>
          <w:sz w:val="28"/>
        </w:rPr>
      </w:pPr>
      <w:r>
        <w:rPr>
          <w:rFonts w:cs="Times New Roman" w:ascii="Times New Roman" w:hAnsi="Times New Roman"/>
          <w:b/>
          <w:sz w:val="28"/>
        </w:rPr>
      </w:r>
    </w:p>
    <w:p>
      <w:pPr>
        <w:pStyle w:val="Normal"/>
        <w:spacing w:lineRule="auto" w:line="360"/>
        <w:jc w:val="both"/>
        <w:rPr>
          <w:rFonts w:ascii="Times New Roman" w:hAnsi="Times New Roman" w:cs="Times New Roman"/>
          <w:b/>
          <w:b/>
          <w:sz w:val="28"/>
        </w:rPr>
      </w:pPr>
      <w:r>
        <w:rPr>
          <w:rFonts w:cs="Times New Roman" w:ascii="Times New Roman" w:hAnsi="Times New Roman"/>
          <w:b/>
          <w:sz w:val="28"/>
        </w:rPr>
      </w:r>
    </w:p>
    <w:p>
      <w:pPr>
        <w:pStyle w:val="Normal"/>
        <w:spacing w:lineRule="auto" w:line="360"/>
        <w:jc w:val="both"/>
        <w:rPr>
          <w:rFonts w:ascii="Times New Roman" w:hAnsi="Times New Roman" w:cs="Times New Roman"/>
          <w:b/>
          <w:b/>
          <w:sz w:val="28"/>
        </w:rPr>
      </w:pPr>
      <w:r>
        <w:rPr>
          <w:rFonts w:cs="Times New Roman" w:ascii="Times New Roman" w:hAnsi="Times New Roman"/>
          <w:b/>
          <w:sz w:val="28"/>
        </w:rPr>
      </w:r>
    </w:p>
    <w:p>
      <w:pPr>
        <w:pStyle w:val="Normal"/>
        <w:spacing w:lineRule="auto" w:line="360"/>
        <w:jc w:val="both"/>
        <w:rPr>
          <w:rFonts w:ascii="Times New Roman" w:hAnsi="Times New Roman" w:cs="Times New Roman"/>
          <w:b/>
          <w:b/>
          <w:sz w:val="28"/>
        </w:rPr>
      </w:pPr>
      <w:r>
        <w:rPr>
          <w:rFonts w:cs="Times New Roman" w:ascii="Times New Roman" w:hAnsi="Times New Roman"/>
          <w:b/>
          <w:sz w:val="28"/>
        </w:rPr>
      </w:r>
    </w:p>
    <w:p>
      <w:pPr>
        <w:pStyle w:val="Normal"/>
        <w:spacing w:lineRule="auto" w:line="360"/>
        <w:jc w:val="both"/>
        <w:rPr>
          <w:rFonts w:ascii="Times New Roman" w:hAnsi="Times New Roman" w:cs="Times New Roman"/>
          <w:b/>
          <w:b/>
          <w:sz w:val="28"/>
        </w:rPr>
      </w:pPr>
      <w:r>
        <w:rPr>
          <w:rFonts w:cs="Times New Roman" w:ascii="Times New Roman" w:hAnsi="Times New Roman"/>
          <w:b/>
          <w:sz w:val="28"/>
        </w:rPr>
      </w:r>
    </w:p>
    <w:p>
      <w:pPr>
        <w:pStyle w:val="Normal"/>
        <w:spacing w:lineRule="auto" w:line="360"/>
        <w:jc w:val="both"/>
        <w:rPr>
          <w:rFonts w:ascii="Times New Roman" w:hAnsi="Times New Roman" w:cs="Times New Roman"/>
          <w:b/>
          <w:b/>
          <w:sz w:val="28"/>
        </w:rPr>
      </w:pPr>
      <w:r>
        <w:rPr>
          <w:rFonts w:cs="Times New Roman" w:ascii="Times New Roman" w:hAnsi="Times New Roman"/>
          <w:b/>
          <w:sz w:val="28"/>
        </w:rPr>
      </w:r>
    </w:p>
    <w:p>
      <w:pPr>
        <w:pStyle w:val="Normal"/>
        <w:spacing w:lineRule="auto" w:line="360"/>
        <w:jc w:val="both"/>
        <w:rPr>
          <w:rFonts w:ascii="Times New Roman" w:hAnsi="Times New Roman" w:cs="Times New Roman"/>
          <w:b/>
          <w:b/>
          <w:sz w:val="28"/>
        </w:rPr>
      </w:pPr>
      <w:r>
        <w:rPr>
          <w:rFonts w:cs="Times New Roman" w:ascii="Times New Roman" w:hAnsi="Times New Roman"/>
          <w:b/>
          <w:sz w:val="28"/>
        </w:rPr>
        <mc:AlternateContent>
          <mc:Choice Requires="wps">
            <w:drawing>
              <wp:anchor behindDoc="0" distT="0" distB="0" distL="114300" distR="114300" simplePos="0" locked="0" layoutInCell="1" allowOverlap="1" relativeHeight="20" wp14:anchorId="78B04ABB">
                <wp:simplePos x="0" y="0"/>
                <wp:positionH relativeFrom="column">
                  <wp:posOffset>168275</wp:posOffset>
                </wp:positionH>
                <wp:positionV relativeFrom="paragraph">
                  <wp:posOffset>120650</wp:posOffset>
                </wp:positionV>
                <wp:extent cx="5635625" cy="641985"/>
                <wp:effectExtent l="0" t="0" r="3810" b="0"/>
                <wp:wrapSquare wrapText="bothSides"/>
                <wp:docPr id="55" name="Zone de texte 8"/>
                <a:graphic xmlns:a="http://schemas.openxmlformats.org/drawingml/2006/main">
                  <a:graphicData uri="http://schemas.microsoft.com/office/word/2010/wordprocessingShape">
                    <wps:wsp>
                      <wps:cNvSpPr/>
                      <wps:spPr>
                        <a:xfrm>
                          <a:off x="0" y="0"/>
                          <a:ext cx="5635080" cy="641520"/>
                        </a:xfrm>
                        <a:prstGeom prst="rect">
                          <a:avLst/>
                        </a:prstGeom>
                        <a:solidFill>
                          <a:srgbClr val="ffffff"/>
                        </a:solidFill>
                        <a:ln>
                          <a:noFill/>
                        </a:ln>
                      </wps:spPr>
                      <wps:style>
                        <a:lnRef idx="0"/>
                        <a:fillRef idx="0"/>
                        <a:effectRef idx="0"/>
                        <a:fontRef idx="minor"/>
                      </wps:style>
                      <wps:txbx>
                        <w:txbxContent>
                          <w:p>
                            <w:pPr>
                              <w:pStyle w:val="Caption1"/>
                              <w:spacing w:before="0" w:after="200"/>
                              <w:rPr>
                                <w:rFonts w:ascii="Times New Roman" w:hAnsi="Times New Roman" w:cs="Times New Roman"/>
                                <w:b/>
                                <w:b/>
                                <w:sz w:val="20"/>
                              </w:rPr>
                            </w:pPr>
                            <w:r>
                              <w:rPr>
                                <w:rFonts w:cs="Times New Roman" w:ascii="Times New Roman" w:hAnsi="Times New Roman"/>
                                <w:b/>
                                <w:color w:val="000000" w:themeColor="text1"/>
                                <w:sz w:val="22"/>
                              </w:rPr>
                              <w:t xml:space="preserve">Figure 5.  Résultats d’électrophorèse sur gel d’agarose à 1% de l’ADNg de C. gloeosporioides avant amplification LAMP. </w:t>
                            </w:r>
                            <w:r>
                              <w:rPr>
                                <w:rFonts w:cs="Times New Roman" w:ascii="Times New Roman" w:hAnsi="Times New Roman"/>
                                <w:color w:val="000000" w:themeColor="text1"/>
                                <w:sz w:val="22"/>
                              </w:rPr>
                              <w:t>N.B : M : marqueur de poids moléculaire. La numérotation correspond à la référence des souches mères. L’ADNg présent en double ou en triple provient du nombre de fois que les souches mères ont été repiquées pour l’obtention des isolats.</w:t>
                            </w:r>
                          </w:p>
                        </w:txbxContent>
                      </wps:txbx>
                      <wps:bodyPr lIns="0" rIns="0" tIns="0" bIns="0">
                        <a:spAutoFit/>
                      </wps:bodyPr>
                    </wps:wsp>
                  </a:graphicData>
                </a:graphic>
              </wp:anchor>
            </w:drawing>
          </mc:Choice>
          <mc:Fallback>
            <w:pict>
              <v:rect id="shape_0" ID="Zone de texte 8" fillcolor="white" stroked="f" style="position:absolute;margin-left:13.25pt;margin-top:9.5pt;width:443.65pt;height:50.45pt" wp14:anchorId="78B04ABB">
                <w10:wrap type="square"/>
                <v:fill o:detectmouseclick="t" type="solid" color2="black"/>
                <v:stroke color="#3465a4" joinstyle="round" endcap="flat"/>
                <v:textbox>
                  <w:txbxContent>
                    <w:p>
                      <w:pPr>
                        <w:pStyle w:val="Caption1"/>
                        <w:spacing w:before="0" w:after="200"/>
                        <w:rPr>
                          <w:rFonts w:ascii="Times New Roman" w:hAnsi="Times New Roman" w:cs="Times New Roman"/>
                          <w:b/>
                          <w:b/>
                          <w:sz w:val="20"/>
                        </w:rPr>
                      </w:pPr>
                      <w:r>
                        <w:rPr>
                          <w:rFonts w:cs="Times New Roman" w:ascii="Times New Roman" w:hAnsi="Times New Roman"/>
                          <w:b/>
                          <w:color w:val="000000" w:themeColor="text1"/>
                          <w:sz w:val="22"/>
                        </w:rPr>
                        <w:t xml:space="preserve">Figure 5.  Résultats d’électrophorèse sur gel d’agarose à 1% de l’ADNg de C. gloeosporioides avant amplification LAMP. </w:t>
                      </w:r>
                      <w:r>
                        <w:rPr>
                          <w:rFonts w:cs="Times New Roman" w:ascii="Times New Roman" w:hAnsi="Times New Roman"/>
                          <w:color w:val="000000" w:themeColor="text1"/>
                          <w:sz w:val="22"/>
                        </w:rPr>
                        <w:t>N.B : M : marqueur de poids moléculaire. La numérotation correspond à la référence des souches mères. L’ADNg présent en double ou en triple provient du nombre de fois que les souches mères ont été repiquées pour l’obtention des isolats.</w:t>
                      </w:r>
                    </w:p>
                  </w:txbxContent>
                </v:textbox>
              </v:rect>
            </w:pict>
          </mc:Fallback>
        </mc:AlternateContent>
      </w:r>
    </w:p>
    <w:p>
      <w:pPr>
        <w:pStyle w:val="Normal"/>
        <w:spacing w:lineRule="auto" w:line="360"/>
        <w:jc w:val="both"/>
        <w:rPr>
          <w:rFonts w:ascii="Times New Roman" w:hAnsi="Times New Roman" w:cs="Times New Roman"/>
          <w:b/>
          <w:b/>
          <w:sz w:val="28"/>
        </w:rPr>
      </w:pPr>
      <w:r>
        <w:rPr>
          <w:rFonts w:cs="Times New Roman" w:ascii="Times New Roman" w:hAnsi="Times New Roman"/>
          <w:b/>
          <w:sz w:val="28"/>
        </w:rPr>
      </w:r>
    </w:p>
    <w:p>
      <w:pPr>
        <w:pStyle w:val="Normal"/>
        <w:spacing w:lineRule="auto" w:line="360"/>
        <w:jc w:val="both"/>
        <w:rPr>
          <w:rFonts w:ascii="Times New Roman" w:hAnsi="Times New Roman" w:cs="Times New Roman"/>
          <w:b/>
          <w:b/>
          <w:sz w:val="28"/>
        </w:rPr>
      </w:pPr>
      <w:r>
        <w:rPr>
          <w:rFonts w:cs="Times New Roman" w:ascii="Times New Roman" w:hAnsi="Times New Roman"/>
          <w:b/>
          <w:sz w:val="28"/>
        </w:rPr>
      </w:r>
    </w:p>
    <w:p>
      <w:pPr>
        <w:pStyle w:val="Normal"/>
        <w:spacing w:lineRule="auto" w:line="276"/>
        <w:jc w:val="both"/>
        <w:rPr>
          <w:rFonts w:ascii="Times New Roman" w:hAnsi="Times New Roman" w:cs="Times New Roman"/>
          <w:b/>
          <w:b/>
        </w:rPr>
      </w:pPr>
      <w:r>
        <w:rPr>
          <w:rFonts w:cs="Times New Roman" w:ascii="Times New Roman" w:hAnsi="Times New Roman"/>
          <w:b/>
        </w:rPr>
      </w:r>
    </w:p>
    <w:p>
      <w:pPr>
        <w:pStyle w:val="Normal"/>
        <w:spacing w:lineRule="auto" w:line="276"/>
        <w:jc w:val="both"/>
        <w:rPr>
          <w:rFonts w:ascii="Times New Roman" w:hAnsi="Times New Roman" w:cs="Times New Roman"/>
        </w:rPr>
      </w:pPr>
      <w:r>
        <w:rPr>
          <w:rFonts w:cs="Times New Roman" w:ascii="Times New Roman" w:hAnsi="Times New Roman"/>
          <w:b/>
        </w:rPr>
        <w:t xml:space="preserve">Remarque : </w:t>
      </w:r>
      <w:r>
        <w:rPr>
          <w:rFonts w:cs="Times New Roman" w:ascii="Times New Roman" w:hAnsi="Times New Roman"/>
        </w:rPr>
        <w:t>il n’est à prendre en considération que les bandes entourées. Une erreur de manipulation a été faite : du marqueur de poids moléculaire figure dans tous les puits. C’est pour cela que l’on distingue les mêmes bandes dans chaque puits.</w:t>
      </w:r>
    </w:p>
    <w:p>
      <w:pPr>
        <w:pStyle w:val="Normal"/>
        <w:tabs>
          <w:tab w:val="clear" w:pos="708"/>
          <w:tab w:val="left" w:pos="709" w:leader="none"/>
        </w:tabs>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Pour les souches dont l’ADNg a été extrait 2 ou 3 fois, ce sont les meilleurs résultats qui sont sélectionnés pour l’amplification LAMP, c’est-à-dire les meilleures bandes d’ADNg visibles. Cependant, les isolats dont l’ADNg n’est pas visible ont également subi les tests d’amplification LAMP, car parfois même en l’absence de bande visible une très faible quantité d’ADNg peut suffire pour être amplifiée avec succès. </w:t>
      </w:r>
    </w:p>
    <w:p>
      <w:pPr>
        <w:pStyle w:val="Normal"/>
        <w:spacing w:lineRule="auto" w:line="360"/>
        <w:jc w:val="both"/>
        <w:rPr>
          <w:rFonts w:ascii="Times New Roman" w:hAnsi="Times New Roman" w:cs="Times New Roman"/>
          <w:b/>
          <w:b/>
          <w:sz w:val="28"/>
        </w:rPr>
      </w:pPr>
      <w:r>
        <w:rPr>
          <w:rFonts w:cs="Times New Roman" w:ascii="Times New Roman" w:hAnsi="Times New Roman"/>
          <w:b/>
          <w:sz w:val="28"/>
        </w:rPr>
      </w:r>
    </w:p>
    <w:p>
      <w:pPr>
        <w:pStyle w:val="ListParagraph"/>
        <w:numPr>
          <w:ilvl w:val="0"/>
          <w:numId w:val="7"/>
        </w:numPr>
        <w:spacing w:lineRule="auto" w:line="360"/>
        <w:rPr>
          <w:rFonts w:ascii="Times New Roman" w:hAnsi="Times New Roman" w:cs="Times New Roman"/>
          <w:b/>
          <w:b/>
        </w:rPr>
      </w:pPr>
      <w:r>
        <w:rPr>
          <w:rFonts w:cs="Times New Roman" w:ascii="Times New Roman" w:hAnsi="Times New Roman"/>
          <w:b/>
        </w:rPr>
        <w:t>OPTIMISATION DU TEST DE DÉTECTION LAMP</w:t>
      </w:r>
    </w:p>
    <w:p>
      <w:pPr>
        <w:pStyle w:val="Normal"/>
        <w:spacing w:lineRule="auto" w:line="360"/>
        <w:rPr>
          <w:rFonts w:ascii="Times New Roman" w:hAnsi="Times New Roman" w:cs="Times New Roman"/>
          <w:b/>
          <w:b/>
        </w:rPr>
      </w:pPr>
      <w:r>
        <w:rPr>
          <w:rFonts w:cs="Times New Roman" w:ascii="Times New Roman" w:hAnsi="Times New Roman"/>
          <w:b/>
        </w:rPr>
      </w:r>
    </w:p>
    <w:p>
      <w:pPr>
        <w:pStyle w:val="ListParagraph"/>
        <w:numPr>
          <w:ilvl w:val="1"/>
          <w:numId w:val="7"/>
        </w:numPr>
        <w:spacing w:lineRule="auto" w:line="360"/>
        <w:rPr>
          <w:rFonts w:ascii="Times New Roman" w:hAnsi="Times New Roman" w:cs="Times New Roman"/>
          <w:b/>
          <w:b/>
          <w:u w:val="single"/>
        </w:rPr>
      </w:pPr>
      <w:r>
        <w:rPr>
          <w:rFonts w:cs="Times New Roman" w:ascii="Times New Roman" w:hAnsi="Times New Roman"/>
          <w:b/>
        </w:rPr>
        <w:t xml:space="preserve"> </w:t>
      </w:r>
      <w:r>
        <w:rPr>
          <w:rFonts w:cs="Times New Roman" w:ascii="Times New Roman" w:hAnsi="Times New Roman"/>
          <w:b/>
          <w:u w:val="single"/>
        </w:rPr>
        <w:t xml:space="preserve">Dilutions et gradients de températures </w:t>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Plusieurs tests pour la réaction LAMP ont d’abord été réalisés sur la souche CA-9 avant de pouvoir réaliser l’amplification LAMP sur l’ensemble des souches.  Les échantillons d’ADNg de cette souche ont été dilués au 1/10</w:t>
      </w:r>
      <w:r>
        <w:rPr>
          <w:rFonts w:cs="Times New Roman" w:ascii="Times New Roman" w:hAnsi="Times New Roman"/>
          <w:vertAlign w:val="superscript"/>
        </w:rPr>
        <w:t>ème</w:t>
      </w:r>
      <w:r>
        <w:rPr>
          <w:rFonts w:cs="Times New Roman" w:ascii="Times New Roman" w:hAnsi="Times New Roman"/>
        </w:rPr>
        <w:t xml:space="preserve"> et au 1/100</w:t>
      </w:r>
      <w:r>
        <w:rPr>
          <w:rFonts w:cs="Times New Roman" w:ascii="Times New Roman" w:hAnsi="Times New Roman"/>
          <w:vertAlign w:val="superscript"/>
        </w:rPr>
        <w:t>ème</w:t>
      </w:r>
      <w:r>
        <w:rPr>
          <w:rFonts w:cs="Times New Roman" w:ascii="Times New Roman" w:hAnsi="Times New Roman"/>
        </w:rPr>
        <w:t xml:space="preserve"> chacun et soumis à un gradient de température allant de 62°C à 66°C. </w:t>
      </w:r>
    </w:p>
    <w:p>
      <w:pPr>
        <w:pStyle w:val="Normal"/>
        <w:spacing w:lineRule="auto" w:line="360"/>
        <w:rPr>
          <w:rFonts w:ascii="Times New Roman" w:hAnsi="Times New Roman" w:cs="Times New Roman"/>
          <w:b/>
          <w:b/>
        </w:rPr>
      </w:pPr>
      <w:r>
        <w:rPr>
          <w:rFonts w:cs="Times New Roman" w:ascii="Times New Roman" w:hAnsi="Times New Roman"/>
          <w:b/>
        </w:rPr>
        <w:drawing>
          <wp:anchor behindDoc="0" distT="0" distB="0" distL="114300" distR="114300" simplePos="0" locked="0" layoutInCell="1" allowOverlap="1" relativeHeight="27">
            <wp:simplePos x="0" y="0"/>
            <wp:positionH relativeFrom="margin">
              <wp:posOffset>1003935</wp:posOffset>
            </wp:positionH>
            <wp:positionV relativeFrom="margin">
              <wp:posOffset>3891280</wp:posOffset>
            </wp:positionV>
            <wp:extent cx="4123055" cy="2631440"/>
            <wp:effectExtent l="0" t="0" r="0" b="0"/>
            <wp:wrapSquare wrapText="bothSides"/>
            <wp:docPr id="57" name="Image 20" descr="Capture%20d’écran%202020-08-27%20à%2001.5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20" descr="Capture%20d’écran%202020-08-27%20à%2001.59.02.png"/>
                    <pic:cNvPicPr>
                      <a:picLocks noChangeAspect="1" noChangeArrowheads="1"/>
                    </pic:cNvPicPr>
                  </pic:nvPicPr>
                  <pic:blipFill>
                    <a:blip r:embed="rId25"/>
                    <a:stretch>
                      <a:fillRect/>
                    </a:stretch>
                  </pic:blipFill>
                  <pic:spPr bwMode="auto">
                    <a:xfrm>
                      <a:off x="0" y="0"/>
                      <a:ext cx="4123055" cy="2631440"/>
                    </a:xfrm>
                    <a:prstGeom prst="rect">
                      <a:avLst/>
                    </a:prstGeom>
                  </pic:spPr>
                </pic:pic>
              </a:graphicData>
            </a:graphic>
          </wp:anchor>
        </w:drawing>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rPr>
          <w:rFonts w:ascii="Times New Roman" w:hAnsi="Times New Roman" w:cs="Times New Roman"/>
          <w:b/>
          <w:b/>
        </w:rPr>
      </w:pPr>
      <w:r>
        <w:rPr>
          <w:rFonts w:cs="Times New Roman" w:ascii="Times New Roman" w:hAnsi="Times New Roman"/>
          <w:b/>
        </w:rPr>
        <mc:AlternateContent>
          <mc:Choice Requires="wps">
            <w:drawing>
              <wp:anchor behindDoc="0" distT="0" distB="0" distL="114300" distR="114300" simplePos="0" locked="0" layoutInCell="1" allowOverlap="1" relativeHeight="26" wp14:anchorId="723AFC7A">
                <wp:simplePos x="0" y="0"/>
                <wp:positionH relativeFrom="column">
                  <wp:posOffset>473710</wp:posOffset>
                </wp:positionH>
                <wp:positionV relativeFrom="paragraph">
                  <wp:posOffset>81915</wp:posOffset>
                </wp:positionV>
                <wp:extent cx="5254625" cy="641985"/>
                <wp:effectExtent l="0" t="0" r="3810" b="0"/>
                <wp:wrapSquare wrapText="bothSides"/>
                <wp:docPr id="58" name="Zone de texte 17"/>
                <a:graphic xmlns:a="http://schemas.openxmlformats.org/drawingml/2006/main">
                  <a:graphicData uri="http://schemas.microsoft.com/office/word/2010/wordprocessingShape">
                    <wps:wsp>
                      <wps:cNvSpPr/>
                      <wps:spPr>
                        <a:xfrm>
                          <a:off x="0" y="0"/>
                          <a:ext cx="5253840" cy="641520"/>
                        </a:xfrm>
                        <a:prstGeom prst="rect">
                          <a:avLst/>
                        </a:prstGeom>
                        <a:solidFill>
                          <a:srgbClr val="ffffff"/>
                        </a:solidFill>
                        <a:ln>
                          <a:noFill/>
                        </a:ln>
                      </wps:spPr>
                      <wps:style>
                        <a:lnRef idx="0"/>
                        <a:fillRef idx="0"/>
                        <a:effectRef idx="0"/>
                        <a:fontRef idx="minor"/>
                      </wps:style>
                      <wps:txbx>
                        <w:txbxContent>
                          <w:p>
                            <w:pPr>
                              <w:pStyle w:val="Caption1"/>
                              <w:spacing w:before="0" w:after="0"/>
                              <w:jc w:val="center"/>
                              <w:rPr>
                                <w:rFonts w:ascii="Times New Roman" w:hAnsi="Times New Roman" w:cs="Times New Roman"/>
                                <w:b/>
                                <w:b/>
                                <w:color w:val="000000" w:themeColor="text1"/>
                                <w:sz w:val="22"/>
                              </w:rPr>
                            </w:pPr>
                            <w:r>
                              <w:rPr>
                                <w:rFonts w:cs="Times New Roman" w:ascii="Times New Roman" w:hAnsi="Times New Roman"/>
                                <w:b/>
                                <w:color w:val="000000" w:themeColor="text1"/>
                                <w:sz w:val="22"/>
                              </w:rPr>
                              <w:t xml:space="preserve">Figure 6. Résultats d’électrophorèse des tests LAMP sur gel d’agarose à 2% réalisés sur la souche CA-9. </w:t>
                            </w:r>
                            <w:r>
                              <w:rPr>
                                <w:rFonts w:cs="Times New Roman" w:ascii="Times New Roman" w:hAnsi="Times New Roman"/>
                                <w:color w:val="000000" w:themeColor="text1"/>
                                <w:sz w:val="22"/>
                              </w:rPr>
                              <w:t>N.B : les puits 1,2,3,4 correspondent respectivement aux températures 62,63,64, 65°C et à la dilution au 1/10</w:t>
                            </w:r>
                            <w:r>
                              <w:rPr>
                                <w:rFonts w:cs="Times New Roman" w:ascii="Times New Roman" w:hAnsi="Times New Roman"/>
                                <w:color w:val="000000" w:themeColor="text1"/>
                                <w:sz w:val="22"/>
                                <w:vertAlign w:val="superscript"/>
                              </w:rPr>
                              <w:t>ème</w:t>
                            </w:r>
                            <w:r>
                              <w:rPr>
                                <w:rFonts w:cs="Times New Roman" w:ascii="Times New Roman" w:hAnsi="Times New Roman"/>
                                <w:color w:val="000000" w:themeColor="text1"/>
                                <w:sz w:val="22"/>
                              </w:rPr>
                              <w:t> ; les puits 5,6,7,8 correspondent respectivement aux températures 62,63,64,65°C et à la dilution au 1/100</w:t>
                            </w:r>
                            <w:r>
                              <w:rPr>
                                <w:rFonts w:cs="Times New Roman" w:ascii="Times New Roman" w:hAnsi="Times New Roman"/>
                                <w:color w:val="000000" w:themeColor="text1"/>
                                <w:sz w:val="22"/>
                                <w:vertAlign w:val="superscript"/>
                              </w:rPr>
                              <w:t>ème</w:t>
                            </w:r>
                            <w:r>
                              <w:rPr>
                                <w:rFonts w:cs="Times New Roman" w:ascii="Times New Roman" w:hAnsi="Times New Roman"/>
                                <w:color w:val="000000" w:themeColor="text1"/>
                                <w:sz w:val="22"/>
                              </w:rPr>
                              <w:t xml:space="preserve"> </w:t>
                            </w:r>
                          </w:p>
                        </w:txbxContent>
                      </wps:txbx>
                      <wps:bodyPr lIns="0" rIns="0" tIns="0" bIns="0">
                        <a:spAutoFit/>
                      </wps:bodyPr>
                    </wps:wsp>
                  </a:graphicData>
                </a:graphic>
              </wp:anchor>
            </w:drawing>
          </mc:Choice>
          <mc:Fallback>
            <w:pict>
              <v:rect id="shape_0" ID="Zone de texte 17" fillcolor="white" stroked="f" style="position:absolute;margin-left:37.3pt;margin-top:6.45pt;width:413.65pt;height:50.45pt" wp14:anchorId="723AFC7A">
                <w10:wrap type="square"/>
                <v:fill o:detectmouseclick="t" type="solid" color2="black"/>
                <v:stroke color="#3465a4" joinstyle="round" endcap="flat"/>
                <v:textbox>
                  <w:txbxContent>
                    <w:p>
                      <w:pPr>
                        <w:pStyle w:val="Caption1"/>
                        <w:spacing w:before="0" w:after="0"/>
                        <w:jc w:val="center"/>
                        <w:rPr>
                          <w:rFonts w:ascii="Times New Roman" w:hAnsi="Times New Roman" w:cs="Times New Roman"/>
                          <w:b/>
                          <w:b/>
                          <w:color w:val="000000" w:themeColor="text1"/>
                          <w:sz w:val="22"/>
                        </w:rPr>
                      </w:pPr>
                      <w:r>
                        <w:rPr>
                          <w:rFonts w:cs="Times New Roman" w:ascii="Times New Roman" w:hAnsi="Times New Roman"/>
                          <w:b/>
                          <w:color w:val="000000" w:themeColor="text1"/>
                          <w:sz w:val="22"/>
                        </w:rPr>
                        <w:t xml:space="preserve">Figure 6. Résultats d’électrophorèse des tests LAMP sur gel d’agarose à 2% réalisés sur la souche CA-9. </w:t>
                      </w:r>
                      <w:r>
                        <w:rPr>
                          <w:rFonts w:cs="Times New Roman" w:ascii="Times New Roman" w:hAnsi="Times New Roman"/>
                          <w:color w:val="000000" w:themeColor="text1"/>
                          <w:sz w:val="22"/>
                        </w:rPr>
                        <w:t>N.B : les puits 1,2,3,4 correspondent respectivement aux températures 62,63,64, 65°C et à la dilution au 1/10</w:t>
                      </w:r>
                      <w:r>
                        <w:rPr>
                          <w:rFonts w:cs="Times New Roman" w:ascii="Times New Roman" w:hAnsi="Times New Roman"/>
                          <w:color w:val="000000" w:themeColor="text1"/>
                          <w:sz w:val="22"/>
                          <w:vertAlign w:val="superscript"/>
                        </w:rPr>
                        <w:t>ème</w:t>
                      </w:r>
                      <w:r>
                        <w:rPr>
                          <w:rFonts w:cs="Times New Roman" w:ascii="Times New Roman" w:hAnsi="Times New Roman"/>
                          <w:color w:val="000000" w:themeColor="text1"/>
                          <w:sz w:val="22"/>
                        </w:rPr>
                        <w:t> ; les puits 5,6,7,8 correspondent respectivement aux températures 62,63,64,65°C et à la dilution au 1/100</w:t>
                      </w:r>
                      <w:r>
                        <w:rPr>
                          <w:rFonts w:cs="Times New Roman" w:ascii="Times New Roman" w:hAnsi="Times New Roman"/>
                          <w:color w:val="000000" w:themeColor="text1"/>
                          <w:sz w:val="22"/>
                          <w:vertAlign w:val="superscript"/>
                        </w:rPr>
                        <w:t>ème</w:t>
                      </w:r>
                      <w:r>
                        <w:rPr>
                          <w:rFonts w:cs="Times New Roman" w:ascii="Times New Roman" w:hAnsi="Times New Roman"/>
                          <w:color w:val="000000" w:themeColor="text1"/>
                          <w:sz w:val="22"/>
                        </w:rPr>
                        <w:t xml:space="preserve"> </w:t>
                      </w:r>
                    </w:p>
                  </w:txbxContent>
                </v:textbox>
              </v:rect>
            </w:pict>
          </mc:Fallback>
        </mc:AlternateContent>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Pour les résultats du test présentés ci-dessus, la température de 66°C avait été exclue à l’issue d’un précédent test d’amplification LAMP où aucun signal n’était visible à cette température. Les échantillons d’ADNg de la souche CA-9 du présent test ont donc été soumis aux températures de 62°,63°,64° et 65°C à des dilutions au 1/10</w:t>
      </w:r>
      <w:r>
        <w:rPr>
          <w:rFonts w:cs="Times New Roman" w:ascii="Times New Roman" w:hAnsi="Times New Roman"/>
          <w:vertAlign w:val="superscript"/>
        </w:rPr>
        <w:t>ème</w:t>
      </w:r>
      <w:r>
        <w:rPr>
          <w:rFonts w:cs="Times New Roman" w:ascii="Times New Roman" w:hAnsi="Times New Roman"/>
        </w:rPr>
        <w:t xml:space="preserve"> et au 1/100</w:t>
      </w:r>
      <w:r>
        <w:rPr>
          <w:rFonts w:cs="Times New Roman" w:ascii="Times New Roman" w:hAnsi="Times New Roman"/>
          <w:vertAlign w:val="superscript"/>
        </w:rPr>
        <w:t>ème</w:t>
      </w:r>
      <w:r>
        <w:rPr>
          <w:rFonts w:cs="Times New Roman" w:ascii="Times New Roman" w:hAnsi="Times New Roman"/>
        </w:rPr>
        <w:t>. Des signaux distincts sont visibles dans le puits 7 ce qui traduit une amplification d’ADNg dans les conditions de température de 64°C à une dilution au 1/100</w:t>
      </w:r>
      <w:r>
        <w:rPr>
          <w:rFonts w:cs="Times New Roman" w:ascii="Times New Roman" w:hAnsi="Times New Roman"/>
          <w:vertAlign w:val="superscript"/>
        </w:rPr>
        <w:t>ème</w:t>
      </w:r>
      <w:r>
        <w:rPr>
          <w:rFonts w:cs="Times New Roman" w:ascii="Times New Roman" w:hAnsi="Times New Roman"/>
        </w:rPr>
        <w:t xml:space="preserve">. Ces conditions semblent être les conditions favorables à une bonne amplification LAMP. Les 16 souches de </w:t>
      </w:r>
      <w:r>
        <w:rPr>
          <w:rFonts w:cs="Times New Roman" w:ascii="Times New Roman" w:hAnsi="Times New Roman"/>
          <w:i/>
        </w:rPr>
        <w:t>C. gloeosporioides</w:t>
      </w:r>
      <w:r>
        <w:rPr>
          <w:rFonts w:cs="Times New Roman" w:ascii="Times New Roman" w:hAnsi="Times New Roman"/>
        </w:rPr>
        <w:t xml:space="preserve"> pourront être testées dans ces conditions.</w:t>
      </w:r>
    </w:p>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b/>
          <w:b/>
        </w:rPr>
      </w:pPr>
      <w:r>
        <w:rPr>
          <w:rFonts w:cs="Times New Roman" w:ascii="Times New Roman" w:hAnsi="Times New Roman"/>
          <w:b/>
        </w:rPr>
        <w:t xml:space="preserve">             </w:t>
      </w:r>
      <w:r>
        <w:rPr>
          <w:rFonts w:cs="Times New Roman" w:ascii="Times New Roman" w:hAnsi="Times New Roman"/>
          <w:b/>
        </w:rPr>
        <w:t xml:space="preserve">1.2. </w:t>
      </w:r>
      <w:r>
        <w:rPr>
          <w:rFonts w:cs="Times New Roman" w:ascii="Times New Roman" w:hAnsi="Times New Roman"/>
          <w:b/>
          <w:u w:val="single"/>
        </w:rPr>
        <w:t>Analyse des produits d’amplification LAMP</w:t>
      </w:r>
    </w:p>
    <w:p>
      <w:pPr>
        <w:pStyle w:val="Normal"/>
        <w:spacing w:lineRule="auto" w:line="360"/>
        <w:jc w:val="both"/>
        <w:rPr>
          <w:rFonts w:ascii="Times New Roman" w:hAnsi="Times New Roman" w:cs="Times New Roman"/>
        </w:rPr>
      </w:pPr>
      <w:r>
        <w:rPr>
          <w:rFonts w:cs="Times New Roman" w:ascii="Times New Roman" w:hAnsi="Times New Roman"/>
        </w:rPr>
        <w:t xml:space="preserve">                </w:t>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Les résultats de l’amplification LAMP des 16 souches de </w:t>
      </w:r>
      <w:r>
        <w:rPr>
          <w:rFonts w:cs="Times New Roman" w:ascii="Times New Roman" w:hAnsi="Times New Roman"/>
          <w:i/>
        </w:rPr>
        <w:t>C. gloeosporioides</w:t>
      </w:r>
      <w:r>
        <w:rPr>
          <w:rFonts w:cs="Times New Roman" w:ascii="Times New Roman" w:hAnsi="Times New Roman"/>
        </w:rPr>
        <w:t xml:space="preserve"> de cette étude sont présentés dans la </w:t>
      </w:r>
      <w:r>
        <w:rPr>
          <w:rFonts w:cs="Times New Roman" w:ascii="Times New Roman" w:hAnsi="Times New Roman"/>
          <w:i/>
        </w:rPr>
        <w:t>figure 7</w:t>
      </w:r>
      <w:r>
        <w:rPr>
          <w:rFonts w:cs="Times New Roman" w:ascii="Times New Roman" w:hAnsi="Times New Roman"/>
        </w:rPr>
        <w:t>.</w:t>
      </w:r>
    </w:p>
    <w:p>
      <w:pPr>
        <w:pStyle w:val="Normal"/>
        <w:spacing w:lineRule="auto" w:line="360"/>
        <w:jc w:val="both"/>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28">
            <wp:simplePos x="0" y="0"/>
            <wp:positionH relativeFrom="margin">
              <wp:posOffset>629920</wp:posOffset>
            </wp:positionH>
            <wp:positionV relativeFrom="margin">
              <wp:posOffset>2286000</wp:posOffset>
            </wp:positionV>
            <wp:extent cx="4693920" cy="2623820"/>
            <wp:effectExtent l="0" t="0" r="0" b="0"/>
            <wp:wrapSquare wrapText="bothSides"/>
            <wp:docPr id="6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 descr=""/>
                    <pic:cNvPicPr>
                      <a:picLocks noChangeAspect="1" noChangeArrowheads="1"/>
                    </pic:cNvPicPr>
                  </pic:nvPicPr>
                  <pic:blipFill>
                    <a:blip r:embed="rId26"/>
                    <a:stretch>
                      <a:fillRect/>
                    </a:stretch>
                  </pic:blipFill>
                  <pic:spPr bwMode="auto">
                    <a:xfrm>
                      <a:off x="0" y="0"/>
                      <a:ext cx="4693920" cy="2623820"/>
                    </a:xfrm>
                    <a:prstGeom prst="rect">
                      <a:avLst/>
                    </a:prstGeom>
                  </pic:spPr>
                </pic:pic>
              </a:graphicData>
            </a:graphic>
          </wp:anchor>
        </w:drawing>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mc:AlternateContent>
          <mc:Choice Requires="wps">
            <w:drawing>
              <wp:anchor behindDoc="0" distT="0" distB="0" distL="114300" distR="114300" simplePos="0" locked="0" layoutInCell="1" allowOverlap="1" relativeHeight="29" wp14:anchorId="7AC4006B">
                <wp:simplePos x="0" y="0"/>
                <wp:positionH relativeFrom="column">
                  <wp:posOffset>327660</wp:posOffset>
                </wp:positionH>
                <wp:positionV relativeFrom="paragraph">
                  <wp:posOffset>34925</wp:posOffset>
                </wp:positionV>
                <wp:extent cx="5254625" cy="460375"/>
                <wp:effectExtent l="0" t="0" r="3810" b="0"/>
                <wp:wrapSquare wrapText="bothSides"/>
                <wp:docPr id="61" name="Zone de texte 23"/>
                <a:graphic xmlns:a="http://schemas.openxmlformats.org/drawingml/2006/main">
                  <a:graphicData uri="http://schemas.microsoft.com/office/word/2010/wordprocessingShape">
                    <wps:wsp>
                      <wps:cNvSpPr/>
                      <wps:spPr>
                        <a:xfrm>
                          <a:off x="0" y="0"/>
                          <a:ext cx="5253840" cy="459720"/>
                        </a:xfrm>
                        <a:prstGeom prst="rect">
                          <a:avLst/>
                        </a:prstGeom>
                        <a:solidFill>
                          <a:srgbClr val="ffffff"/>
                        </a:solidFill>
                        <a:ln>
                          <a:noFill/>
                        </a:ln>
                      </wps:spPr>
                      <wps:style>
                        <a:lnRef idx="0"/>
                        <a:fillRef idx="0"/>
                        <a:effectRef idx="0"/>
                        <a:fontRef idx="minor"/>
                      </wps:style>
                      <wps:txbx>
                        <w:txbxContent>
                          <w:p>
                            <w:pPr>
                              <w:pStyle w:val="Caption1"/>
                              <w:spacing w:before="0" w:after="0"/>
                              <w:jc w:val="center"/>
                              <w:rPr>
                                <w:rFonts w:ascii="Times New Roman" w:hAnsi="Times New Roman" w:cs="Times New Roman"/>
                                <w:b/>
                                <w:b/>
                                <w:color w:val="000000" w:themeColor="text1"/>
                                <w:sz w:val="22"/>
                              </w:rPr>
                            </w:pPr>
                            <w:r>
                              <w:rPr>
                                <w:rFonts w:cs="Times New Roman" w:ascii="Times New Roman" w:hAnsi="Times New Roman"/>
                                <w:b/>
                                <w:color w:val="000000" w:themeColor="text1"/>
                                <w:sz w:val="22"/>
                              </w:rPr>
                              <w:t xml:space="preserve">Figure 7. Résultats d’amplification LAMP des 16 souches de C. gloeosporioides. </w:t>
                            </w:r>
                          </w:p>
                          <w:p>
                            <w:pPr>
                              <w:pStyle w:val="Caption1"/>
                              <w:spacing w:before="0" w:after="0"/>
                              <w:jc w:val="center"/>
                              <w:rPr>
                                <w:rFonts w:ascii="Times New Roman" w:hAnsi="Times New Roman" w:cs="Times New Roman"/>
                                <w:color w:val="000000" w:themeColor="text1"/>
                                <w:sz w:val="22"/>
                              </w:rPr>
                            </w:pPr>
                            <w:r>
                              <w:rPr>
                                <w:rFonts w:cs="Times New Roman" w:ascii="Times New Roman" w:hAnsi="Times New Roman"/>
                                <w:color w:val="000000" w:themeColor="text1"/>
                                <w:sz w:val="22"/>
                              </w:rPr>
                              <w:t>N.B : T1 : témoin 1</w:t>
                            </w:r>
                            <w:r>
                              <w:rPr>
                                <w:rFonts w:cs="Times New Roman" w:ascii="Times New Roman" w:hAnsi="Times New Roman"/>
                                <w:b/>
                                <w:color w:val="000000" w:themeColor="text1"/>
                                <w:sz w:val="22"/>
                              </w:rPr>
                              <w:t> </w:t>
                            </w:r>
                            <w:r>
                              <w:rPr>
                                <w:rFonts w:cs="Times New Roman" w:ascii="Times New Roman" w:hAnsi="Times New Roman"/>
                                <w:color w:val="000000" w:themeColor="text1"/>
                                <w:sz w:val="22"/>
                              </w:rPr>
                              <w:t>; T2 : témoin 2. Pour rappel, un changement de coloration du rose au jaune traduit une amplification positive.</w:t>
                            </w:r>
                          </w:p>
                          <w:p>
                            <w:pPr>
                              <w:pStyle w:val="FrameContents"/>
                              <w:rPr/>
                            </w:pPr>
                            <w:r>
                              <w:rPr/>
                            </w:r>
                          </w:p>
                        </w:txbxContent>
                      </wps:txbx>
                      <wps:bodyPr lIns="0" rIns="0" tIns="0" bIns="0">
                        <a:noAutofit/>
                      </wps:bodyPr>
                    </wps:wsp>
                  </a:graphicData>
                </a:graphic>
              </wp:anchor>
            </w:drawing>
          </mc:Choice>
          <mc:Fallback>
            <w:pict>
              <v:rect id="shape_0" ID="Zone de texte 23" fillcolor="white" stroked="f" style="position:absolute;margin-left:25.8pt;margin-top:2.75pt;width:413.65pt;height:36.15pt" wp14:anchorId="7AC4006B">
                <w10:wrap type="square"/>
                <v:fill o:detectmouseclick="t" type="solid" color2="black"/>
                <v:stroke color="#3465a4" joinstyle="round" endcap="flat"/>
                <v:textbox>
                  <w:txbxContent>
                    <w:p>
                      <w:pPr>
                        <w:pStyle w:val="Caption1"/>
                        <w:spacing w:before="0" w:after="0"/>
                        <w:jc w:val="center"/>
                        <w:rPr>
                          <w:rFonts w:ascii="Times New Roman" w:hAnsi="Times New Roman" w:cs="Times New Roman"/>
                          <w:b/>
                          <w:b/>
                          <w:color w:val="000000" w:themeColor="text1"/>
                          <w:sz w:val="22"/>
                        </w:rPr>
                      </w:pPr>
                      <w:r>
                        <w:rPr>
                          <w:rFonts w:cs="Times New Roman" w:ascii="Times New Roman" w:hAnsi="Times New Roman"/>
                          <w:b/>
                          <w:color w:val="000000" w:themeColor="text1"/>
                          <w:sz w:val="22"/>
                        </w:rPr>
                        <w:t xml:space="preserve">Figure 7. Résultats d’amplification LAMP des 16 souches de C. gloeosporioides. </w:t>
                      </w:r>
                    </w:p>
                    <w:p>
                      <w:pPr>
                        <w:pStyle w:val="Caption1"/>
                        <w:spacing w:before="0" w:after="0"/>
                        <w:jc w:val="center"/>
                        <w:rPr>
                          <w:rFonts w:ascii="Times New Roman" w:hAnsi="Times New Roman" w:cs="Times New Roman"/>
                          <w:color w:val="000000" w:themeColor="text1"/>
                          <w:sz w:val="22"/>
                        </w:rPr>
                      </w:pPr>
                      <w:r>
                        <w:rPr>
                          <w:rFonts w:cs="Times New Roman" w:ascii="Times New Roman" w:hAnsi="Times New Roman"/>
                          <w:color w:val="000000" w:themeColor="text1"/>
                          <w:sz w:val="22"/>
                        </w:rPr>
                        <w:t>N.B : T1 : témoin 1</w:t>
                      </w:r>
                      <w:r>
                        <w:rPr>
                          <w:rFonts w:cs="Times New Roman" w:ascii="Times New Roman" w:hAnsi="Times New Roman"/>
                          <w:b/>
                          <w:color w:val="000000" w:themeColor="text1"/>
                          <w:sz w:val="22"/>
                        </w:rPr>
                        <w:t> </w:t>
                      </w:r>
                      <w:r>
                        <w:rPr>
                          <w:rFonts w:cs="Times New Roman" w:ascii="Times New Roman" w:hAnsi="Times New Roman"/>
                          <w:color w:val="000000" w:themeColor="text1"/>
                          <w:sz w:val="22"/>
                        </w:rPr>
                        <w:t>; T2 : témoin 2. Pour rappel, un changement de coloration du rose au jaune traduit une amplification positive.</w:t>
                      </w:r>
                    </w:p>
                    <w:p>
                      <w:pPr>
                        <w:pStyle w:val="FrameContents"/>
                        <w:rPr/>
                      </w:pPr>
                      <w:r>
                        <w:rPr/>
                      </w:r>
                    </w:p>
                  </w:txbxContent>
                </v:textbox>
              </v:rect>
            </w:pict>
          </mc:Fallback>
        </mc:AlternateConten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Nous avons utilisé deux témoins négatifs : le témoin T1 a subi les mêmes conditions d’amplification que l’ensemble des souches et le témoin T2 a été mis au congélateur à -20°C. Des changements de coloration sont bien visibles sur l’ensemble des souches. En effet, l’indicateur colorimétrique produit un changement de couleur virant du rose au jaune à l’issue d’une amplification positive au </w:t>
      </w:r>
      <w:r>
        <w:rPr>
          <w:rFonts w:cs="Times New Roman" w:ascii="Times New Roman" w:hAnsi="Times New Roman"/>
          <w:i/>
        </w:rPr>
        <w:t>C. gloeosporioides</w:t>
      </w:r>
      <w:r>
        <w:rPr>
          <w:rFonts w:cs="Times New Roman" w:ascii="Times New Roman" w:hAnsi="Times New Roman"/>
        </w:rPr>
        <w:t xml:space="preserve">. Ainsi, les produits LAMP pour lesquels une coloration jaune est observée sont positifs à l’amplification et ceux restés roses sont négatifs. La signification de l’apparition de la couleur orange reste encore inconnue car elle n’a pas été décrite par le fournisseur du kit. En ce qui concerne le changement de coloration du témoin T1, ceci pourrait sûrement s’expliquer par un problème de contaminations. T2 est resté au congélateur donc il n’a pas subi de réaction d’amplification. Ces résultats ont ensuite été confirmés par électrophorèse sur gel d’Agarose à 1,5% (TBE 0,5X) </w:t>
      </w:r>
      <w:r>
        <w:rPr>
          <w:rFonts w:cs="Times New Roman" w:ascii="Times New Roman" w:hAnsi="Times New Roman"/>
          <w:i/>
        </w:rPr>
        <w:t>(Figure 8).</w:t>
      </w:r>
      <w:r>
        <w:rPr>
          <w:rFonts w:cs="Times New Roman" w:ascii="Times New Roman" w:hAnsi="Times New Roman"/>
        </w:rPr>
        <w:t xml:space="preserve">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mc:AlternateContent>
          <mc:Choice Requires="wps">
            <w:drawing>
              <wp:anchor behindDoc="0" distT="0" distB="0" distL="114300" distR="114300" simplePos="0" locked="0" layoutInCell="1" allowOverlap="1" relativeHeight="50" wp14:anchorId="5AFD6BE6">
                <wp:simplePos x="0" y="0"/>
                <wp:positionH relativeFrom="column">
                  <wp:posOffset>13335</wp:posOffset>
                </wp:positionH>
                <wp:positionV relativeFrom="paragraph">
                  <wp:posOffset>3093720</wp:posOffset>
                </wp:positionV>
                <wp:extent cx="5859780" cy="160020"/>
                <wp:effectExtent l="0" t="0" r="8255" b="0"/>
                <wp:wrapSquare wrapText="bothSides"/>
                <wp:docPr id="63" name="Zone de texte 72"/>
                <a:graphic xmlns:a="http://schemas.openxmlformats.org/drawingml/2006/main">
                  <a:graphicData uri="http://schemas.microsoft.com/office/word/2010/wordprocessingShape">
                    <wps:wsp>
                      <wps:cNvSpPr/>
                      <wps:spPr>
                        <a:xfrm>
                          <a:off x="0" y="0"/>
                          <a:ext cx="5859000" cy="159480"/>
                        </a:xfrm>
                        <a:prstGeom prst="rect">
                          <a:avLst/>
                        </a:prstGeom>
                        <a:solidFill>
                          <a:srgbClr val="ffffff"/>
                        </a:solidFill>
                        <a:ln>
                          <a:noFill/>
                        </a:ln>
                      </wps:spPr>
                      <wps:style>
                        <a:lnRef idx="0"/>
                        <a:fillRef idx="0"/>
                        <a:effectRef idx="0"/>
                        <a:fontRef idx="minor"/>
                      </wps:style>
                      <wps:txbx>
                        <w:txbxContent>
                          <w:p>
                            <w:pPr>
                              <w:pStyle w:val="Caption1"/>
                              <w:spacing w:before="0" w:after="200"/>
                              <w:rPr>
                                <w:rFonts w:ascii="Times New Roman" w:hAnsi="Times New Roman" w:cs="Times New Roman"/>
                                <w:b/>
                                <w:b/>
                                <w:sz w:val="20"/>
                              </w:rPr>
                            </w:pPr>
                            <w:r>
                              <w:rPr>
                                <w:rFonts w:cs="Times New Roman" w:ascii="Times New Roman" w:hAnsi="Times New Roman"/>
                                <w:b/>
                                <w:color w:val="000000" w:themeColor="text1"/>
                                <w:sz w:val="22"/>
                              </w:rPr>
                              <w:t xml:space="preserve">Figure 8.  Résultats d’électrophorèse des produits LAMP des 16 souches de C. gloeosporioides testées  </w:t>
                            </w:r>
                          </w:p>
                        </w:txbxContent>
                      </wps:txbx>
                      <wps:bodyPr lIns="0" rIns="0" tIns="0" bIns="0">
                        <a:spAutoFit/>
                      </wps:bodyPr>
                    </wps:wsp>
                  </a:graphicData>
                </a:graphic>
              </wp:anchor>
            </w:drawing>
          </mc:Choice>
          <mc:Fallback>
            <w:pict>
              <v:rect id="shape_0" ID="Zone de texte 72" fillcolor="white" stroked="f" style="position:absolute;margin-left:1.05pt;margin-top:243.6pt;width:461.3pt;height:12.5pt" wp14:anchorId="5AFD6BE6">
                <w10:wrap type="square"/>
                <v:fill o:detectmouseclick="t" type="solid" color2="black"/>
                <v:stroke color="#3465a4" joinstyle="round" endcap="flat"/>
                <v:textbox>
                  <w:txbxContent>
                    <w:p>
                      <w:pPr>
                        <w:pStyle w:val="Caption1"/>
                        <w:spacing w:before="0" w:after="200"/>
                        <w:rPr>
                          <w:rFonts w:ascii="Times New Roman" w:hAnsi="Times New Roman" w:cs="Times New Roman"/>
                          <w:b/>
                          <w:b/>
                          <w:sz w:val="20"/>
                        </w:rPr>
                      </w:pPr>
                      <w:r>
                        <w:rPr>
                          <w:rFonts w:cs="Times New Roman" w:ascii="Times New Roman" w:hAnsi="Times New Roman"/>
                          <w:b/>
                          <w:color w:val="000000" w:themeColor="text1"/>
                          <w:sz w:val="22"/>
                        </w:rPr>
                        <w:t xml:space="preserve">Figure 8.  Résultats d’électrophorèse des produits LAMP des 16 souches de C. gloeosporioides testées  </w:t>
                      </w:r>
                    </w:p>
                  </w:txbxContent>
                </v:textbox>
              </v:rect>
            </w:pict>
          </mc:Fallback>
        </mc:AlternateContent>
        <w:drawing>
          <wp:anchor behindDoc="0" distT="0" distB="0" distL="114300" distR="114300" simplePos="0" locked="0" layoutInCell="1" allowOverlap="1" relativeHeight="49">
            <wp:simplePos x="0" y="0"/>
            <wp:positionH relativeFrom="margin">
              <wp:posOffset>-60325</wp:posOffset>
            </wp:positionH>
            <wp:positionV relativeFrom="margin">
              <wp:posOffset>-109855</wp:posOffset>
            </wp:positionV>
            <wp:extent cx="6188075" cy="3043555"/>
            <wp:effectExtent l="0" t="0" r="0" b="0"/>
            <wp:wrapSquare wrapText="bothSides"/>
            <wp:docPr id="65" name="Image 71" descr="Capture%20d’écran%202020-08-30%20à%2021.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71" descr="Capture%20d’écran%202020-08-30%20à%2021.01.28.png"/>
                    <pic:cNvPicPr>
                      <a:picLocks noChangeAspect="1" noChangeArrowheads="1"/>
                    </pic:cNvPicPr>
                  </pic:nvPicPr>
                  <pic:blipFill>
                    <a:blip r:embed="rId27"/>
                    <a:stretch>
                      <a:fillRect/>
                    </a:stretch>
                  </pic:blipFill>
                  <pic:spPr bwMode="auto">
                    <a:xfrm>
                      <a:off x="0" y="0"/>
                      <a:ext cx="6188075" cy="3043555"/>
                    </a:xfrm>
                    <a:prstGeom prst="rect">
                      <a:avLst/>
                    </a:prstGeom>
                  </pic:spPr>
                </pic:pic>
              </a:graphicData>
            </a:graphic>
          </wp:anchor>
        </w:drawing>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À l’issue des résultats d’électrophorèse, des signaux d’amplification étaient bien visibles pour tous les produits LAMP de coloration jaune. Par exemple, pour les produits LAMP des souches CA-9 et A-15 positifs au </w:t>
      </w:r>
      <w:r>
        <w:rPr>
          <w:rFonts w:cs="Times New Roman" w:ascii="Times New Roman" w:hAnsi="Times New Roman"/>
          <w:i/>
        </w:rPr>
        <w:t>C. gloeosporioides</w:t>
      </w:r>
      <w:r>
        <w:rPr>
          <w:rFonts w:cs="Times New Roman" w:ascii="Times New Roman" w:hAnsi="Times New Roman"/>
        </w:rPr>
        <w:t xml:space="preserve"> (coloration jaune), plusieurs signaux bien distincts sont observés dans leur puits respectif, ce qui traduit bien une amplification et une identification au </w:t>
      </w:r>
      <w:r>
        <w:rPr>
          <w:rFonts w:cs="Times New Roman" w:ascii="Times New Roman" w:hAnsi="Times New Roman"/>
          <w:i/>
        </w:rPr>
        <w:t>C. gloeosporioides</w:t>
      </w:r>
      <w:r>
        <w:rPr>
          <w:rFonts w:cs="Times New Roman" w:ascii="Times New Roman" w:hAnsi="Times New Roman"/>
        </w:rPr>
        <w:t xml:space="preserve">. Pour les produits dont la coloration est orange voir jaune-orangé (produits LAMP des souches 140, 138, 240 par exemple), de faibles signaux sont apparents laissant croire à une éventuelle amplification, cependant ces résultats ne peuvent pas être pris en compte par rapport au manque d’information de la part du fournisseur quant à l’interprétation de cette coloration. Et pour les produits LAMP restés roses (amplification négative), aucun signal n’est observé : c’est le cas par exemple des produits LAMP des souches 150, 26 et du témoin T2. </w:t>
      </w:r>
    </w:p>
    <w:p>
      <w:pPr>
        <w:pStyle w:val="Normal"/>
        <w:spacing w:lineRule="auto" w:line="360"/>
        <w:jc w:val="both"/>
        <w:rPr>
          <w:rFonts w:ascii="Times New Roman" w:hAnsi="Times New Roman" w:cs="Times New Roman"/>
          <w:sz w:val="10"/>
        </w:rPr>
      </w:pPr>
      <w:r>
        <w:rPr>
          <w:rFonts w:cs="Times New Roman" w:ascii="Times New Roman" w:hAnsi="Times New Roman"/>
          <w:sz w:val="10"/>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ListParagraph"/>
        <w:numPr>
          <w:ilvl w:val="0"/>
          <w:numId w:val="7"/>
        </w:numPr>
        <w:spacing w:lineRule="auto" w:line="360"/>
        <w:rPr>
          <w:rFonts w:ascii="Times New Roman" w:hAnsi="Times New Roman" w:cs="Times New Roman"/>
          <w:b/>
          <w:b/>
        </w:rPr>
      </w:pPr>
      <w:r>
        <w:rPr>
          <w:rFonts w:cs="Times New Roman" w:ascii="Times New Roman" w:hAnsi="Times New Roman"/>
          <w:b/>
        </w:rPr>
        <w:t xml:space="preserve">RÉACTION PAR PCR </w:t>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rPr>
      </w:pPr>
      <w:r>
        <w:rPr>
          <w:rFonts w:cs="Times New Roman" w:ascii="Times New Roman" w:hAnsi="Times New Roman"/>
          <w:b/>
        </w:rPr>
        <w:t xml:space="preserve">            </w:t>
      </w:r>
      <w:r>
        <w:rPr>
          <w:rFonts w:cs="Times New Roman" w:ascii="Times New Roman" w:hAnsi="Times New Roman"/>
        </w:rPr>
        <w:t xml:space="preserve">Les résultats de l’amplification PCR réalisée sur l’ensemble des souches avec les amorces sens spécifiques CaInt et CgInt respectives aux espèces </w:t>
      </w:r>
      <w:r>
        <w:rPr>
          <w:rFonts w:cs="Times New Roman" w:ascii="Times New Roman" w:hAnsi="Times New Roman"/>
          <w:i/>
        </w:rPr>
        <w:t>C. acutatum</w:t>
      </w:r>
      <w:r>
        <w:rPr>
          <w:rFonts w:cs="Times New Roman" w:ascii="Times New Roman" w:hAnsi="Times New Roman"/>
        </w:rPr>
        <w:t xml:space="preserve"> et </w:t>
      </w:r>
      <w:r>
        <w:rPr>
          <w:rFonts w:cs="Times New Roman" w:ascii="Times New Roman" w:hAnsi="Times New Roman"/>
          <w:i/>
        </w:rPr>
        <w:t>C. gloeosporioides</w:t>
      </w:r>
      <w:r>
        <w:rPr>
          <w:rFonts w:cs="Times New Roman" w:ascii="Times New Roman" w:hAnsi="Times New Roman"/>
        </w:rPr>
        <w:t>, et l’amorce antisens ITS4 n’étaient pas fructueux car aucun signal d’amplification n’a été détecté après vérification par électrophorèse sur gel d’Agarose.</w:t>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rPr>
          <w:rFonts w:ascii="Times New Roman" w:hAnsi="Times New Roman" w:cs="Times New Roman"/>
          <w:b/>
          <w:b/>
        </w:rPr>
      </w:pPr>
      <w:r>
        <w:rPr>
          <w:rFonts w:cs="Times New Roman" w:ascii="Times New Roman" w:hAnsi="Times New Roman"/>
          <w:b/>
        </w:rPr>
      </w:r>
    </w:p>
    <w:p>
      <w:pPr>
        <w:pStyle w:val="ListParagraph"/>
        <w:numPr>
          <w:ilvl w:val="0"/>
          <w:numId w:val="7"/>
        </w:numPr>
        <w:spacing w:lineRule="auto" w:line="360"/>
        <w:rPr>
          <w:rFonts w:ascii="Times New Roman" w:hAnsi="Times New Roman" w:cs="Times New Roman"/>
          <w:b/>
          <w:b/>
        </w:rPr>
      </w:pPr>
      <w:r>
        <w:rPr>
          <w:rFonts w:cs="Times New Roman" w:ascii="Times New Roman" w:hAnsi="Times New Roman"/>
          <w:b/>
        </w:rPr>
        <w:t>SÉQUENÇAGE</w:t>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b/>
          <w:b/>
        </w:rPr>
      </w:pPr>
      <w:r>
        <w:rPr>
          <w:rFonts w:cs="Times New Roman" w:ascii="Times New Roman" w:hAnsi="Times New Roman"/>
          <w:b/>
        </w:rPr>
        <w:t xml:space="preserve">            </w:t>
      </w:r>
      <w:r>
        <w:rPr>
          <w:rFonts w:cs="Times New Roman" w:ascii="Times New Roman" w:hAnsi="Times New Roman"/>
        </w:rPr>
        <w:t xml:space="preserve">Les résultats d’analyse Blast des contigs obtenus par notre prestataire, le Laboratoire BIOFIDAL, sont présentés dans le tableau ci-dessous </w:t>
      </w:r>
      <w:r>
        <w:rPr>
          <w:rFonts w:cs="Times New Roman" w:ascii="Times New Roman" w:hAnsi="Times New Roman"/>
          <w:i/>
        </w:rPr>
        <w:t>(Tableau 3).</w:t>
      </w:r>
      <w:r>
        <w:rPr>
          <w:rFonts w:cs="Times New Roman" w:ascii="Times New Roman" w:hAnsi="Times New Roman"/>
        </w:rPr>
        <w:t xml:space="preserve"> </w:t>
      </w:r>
    </w:p>
    <w:p>
      <w:pPr>
        <w:pStyle w:val="Normal"/>
        <w:spacing w:lineRule="auto" w:line="360"/>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23">
            <wp:simplePos x="0" y="0"/>
            <wp:positionH relativeFrom="margin">
              <wp:posOffset>-217170</wp:posOffset>
            </wp:positionH>
            <wp:positionV relativeFrom="margin">
              <wp:posOffset>1264285</wp:posOffset>
            </wp:positionV>
            <wp:extent cx="6574155" cy="2976880"/>
            <wp:effectExtent l="0" t="0" r="0" b="0"/>
            <wp:wrapSquare wrapText="bothSides"/>
            <wp:docPr id="66" name="Image 11" descr="Capture%20d’écran%202020-08-26%20à%2019.3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11" descr="Capture%20d’écran%202020-08-26%20à%2019.39.06.png"/>
                    <pic:cNvPicPr>
                      <a:picLocks noChangeAspect="1" noChangeArrowheads="1"/>
                    </pic:cNvPicPr>
                  </pic:nvPicPr>
                  <pic:blipFill>
                    <a:blip r:embed="rId28"/>
                    <a:stretch>
                      <a:fillRect/>
                    </a:stretch>
                  </pic:blipFill>
                  <pic:spPr bwMode="auto">
                    <a:xfrm>
                      <a:off x="0" y="0"/>
                      <a:ext cx="6574155" cy="2976880"/>
                    </a:xfrm>
                    <a:prstGeom prst="rect">
                      <a:avLst/>
                    </a:prstGeom>
                  </pic:spPr>
                </pic:pic>
              </a:graphicData>
            </a:graphic>
          </wp:anchor>
        </w:drawing>
      </w:r>
    </w:p>
    <w:p>
      <w:pPr>
        <w:pStyle w:val="Normal"/>
        <w:spacing w:lineRule="auto" w:line="360"/>
        <w:rPr>
          <w:rFonts w:ascii="Times New Roman" w:hAnsi="Times New Roman" w:cs="Times New Roman"/>
        </w:rPr>
      </w:pPr>
      <w:r>
        <w:rPr>
          <w:rFonts w:cs="Times New Roman" w:ascii="Times New Roman" w:hAnsi="Times New Roman"/>
        </w:rPr>
        <mc:AlternateContent>
          <mc:Choice Requires="wps">
            <w:drawing>
              <wp:anchor behindDoc="0" distT="0" distB="0" distL="114300" distR="114300" simplePos="0" locked="0" layoutInCell="1" allowOverlap="1" relativeHeight="24" wp14:anchorId="088FB71D">
                <wp:simplePos x="0" y="0"/>
                <wp:positionH relativeFrom="column">
                  <wp:posOffset>471170</wp:posOffset>
                </wp:positionH>
                <wp:positionV relativeFrom="paragraph">
                  <wp:posOffset>3147695</wp:posOffset>
                </wp:positionV>
                <wp:extent cx="5481955" cy="160020"/>
                <wp:effectExtent l="0" t="0" r="5080" b="0"/>
                <wp:wrapSquare wrapText="bothSides"/>
                <wp:docPr id="67" name="Zone de texte 13"/>
                <a:graphic xmlns:a="http://schemas.openxmlformats.org/drawingml/2006/main">
                  <a:graphicData uri="http://schemas.microsoft.com/office/word/2010/wordprocessingShape">
                    <wps:wsp>
                      <wps:cNvSpPr/>
                      <wps:spPr>
                        <a:xfrm>
                          <a:off x="0" y="0"/>
                          <a:ext cx="5481360" cy="159480"/>
                        </a:xfrm>
                        <a:prstGeom prst="rect">
                          <a:avLst/>
                        </a:prstGeom>
                        <a:solidFill>
                          <a:srgbClr val="ffffff"/>
                        </a:solidFill>
                        <a:ln>
                          <a:noFill/>
                        </a:ln>
                      </wps:spPr>
                      <wps:style>
                        <a:lnRef idx="0"/>
                        <a:fillRef idx="0"/>
                        <a:effectRef idx="0"/>
                        <a:fontRef idx="minor"/>
                      </wps:style>
                      <wps:txbx>
                        <w:txbxContent>
                          <w:p>
                            <w:pPr>
                              <w:pStyle w:val="Caption1"/>
                              <w:spacing w:before="0" w:after="200"/>
                              <w:rPr>
                                <w:rFonts w:ascii="Times New Roman" w:hAnsi="Times New Roman" w:cs="Times New Roman"/>
                                <w:b/>
                                <w:b/>
                                <w:sz w:val="20"/>
                              </w:rPr>
                            </w:pPr>
                            <w:r>
                              <w:rPr>
                                <w:rFonts w:cs="Times New Roman" w:ascii="Times New Roman" w:hAnsi="Times New Roman"/>
                                <w:b/>
                                <w:color w:val="000000" w:themeColor="text1"/>
                                <w:sz w:val="22"/>
                              </w:rPr>
                              <w:t xml:space="preserve">Tableau 3.  Résultats des analyses Blast obtenus par le Laboratoire BIOFIDAL </w:t>
                            </w:r>
                          </w:p>
                        </w:txbxContent>
                      </wps:txbx>
                      <wps:bodyPr lIns="0" rIns="0" tIns="0" bIns="0">
                        <a:spAutoFit/>
                      </wps:bodyPr>
                    </wps:wsp>
                  </a:graphicData>
                </a:graphic>
              </wp:anchor>
            </w:drawing>
          </mc:Choice>
          <mc:Fallback>
            <w:pict>
              <v:rect id="shape_0" ID="Zone de texte 13" fillcolor="white" stroked="f" style="position:absolute;margin-left:37.1pt;margin-top:247.85pt;width:431.55pt;height:12.5pt" wp14:anchorId="088FB71D">
                <w10:wrap type="square"/>
                <v:fill o:detectmouseclick="t" type="solid" color2="black"/>
                <v:stroke color="#3465a4" joinstyle="round" endcap="flat"/>
                <v:textbox>
                  <w:txbxContent>
                    <w:p>
                      <w:pPr>
                        <w:pStyle w:val="Caption1"/>
                        <w:spacing w:before="0" w:after="200"/>
                        <w:rPr>
                          <w:rFonts w:ascii="Times New Roman" w:hAnsi="Times New Roman" w:cs="Times New Roman"/>
                          <w:b/>
                          <w:b/>
                          <w:sz w:val="20"/>
                        </w:rPr>
                      </w:pPr>
                      <w:r>
                        <w:rPr>
                          <w:rFonts w:cs="Times New Roman" w:ascii="Times New Roman" w:hAnsi="Times New Roman"/>
                          <w:b/>
                          <w:color w:val="000000" w:themeColor="text1"/>
                          <w:sz w:val="22"/>
                        </w:rPr>
                        <w:t xml:space="preserve">Tableau 3.  Résultats des analyses Blast obtenus par le Laboratoire BIOFIDAL </w:t>
                      </w:r>
                    </w:p>
                  </w:txbxContent>
                </v:textbox>
              </v:rect>
            </w:pict>
          </mc:Fallback>
        </mc:AlternateConten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i/>
          <w:i/>
        </w:rPr>
      </w:pPr>
      <w:r>
        <w:rPr>
          <w:rFonts w:cs="Times New Roman" w:ascii="Times New Roman" w:hAnsi="Times New Roman"/>
        </w:rPr>
        <w:t xml:space="preserve">             </w:t>
      </w:r>
      <w:r>
        <w:rPr>
          <w:rFonts w:cs="Times New Roman" w:ascii="Times New Roman" w:hAnsi="Times New Roman"/>
        </w:rPr>
        <w:t>L’ADNg de la souche 235 n’était pas amplifiable malgré 4 essais, sûrement à cause d’une mauvaise qualité de l’ADNg</w:t>
      </w:r>
      <w:ins w:id="4" w:author="Sébastien Guyader" w:date="2020-08-31T10:05:30Z">
        <w:r>
          <w:rPr>
            <w:rFonts w:cs="Times New Roman" w:ascii="Times New Roman" w:hAnsi="Times New Roman"/>
          </w:rPr>
          <w:t xml:space="preserve">, </w:t>
        </w:r>
      </w:ins>
      <w:ins w:id="5" w:author="Sébastien Guyader" w:date="2020-08-31T10:05:30Z">
        <w:r>
          <w:rPr>
            <w:rFonts w:cs="Times New Roman" w:ascii="Times New Roman" w:hAnsi="Times New Roman"/>
          </w:rPr>
          <w:t>ou à une divergence empêchant l’hybridation des amorces</w:t>
        </w:r>
      </w:ins>
      <w:r>
        <w:rPr>
          <w:rFonts w:cs="Times New Roman" w:ascii="Times New Roman" w:hAnsi="Times New Roman"/>
        </w:rPr>
        <w:t xml:space="preserve">. L’ADNg des souches 23 et 73 n’ont pas produit d’amplification sur le gène ITS, seuls les gènes 28S et 18S ont pu être amplifiés. Les résultats de ces deux dernières souches ont montré une identification à 100% sur leur gène 28S, ce qui signifie que les souches 23 et 73 sont identiques. La souche 224 serait la seule souche appartenant au complexe d’espèces </w:t>
      </w:r>
      <w:r>
        <w:rPr>
          <w:rFonts w:cs="Times New Roman" w:ascii="Times New Roman" w:hAnsi="Times New Roman"/>
          <w:i/>
        </w:rPr>
        <w:t>Colletotrichum gloeosporioides.</w:t>
      </w:r>
    </w:p>
    <w:p>
      <w:pPr>
        <w:pStyle w:val="ListParagraph"/>
        <w:spacing w:lineRule="auto" w:line="360"/>
        <w:rPr>
          <w:rFonts w:ascii="Times New Roman" w:hAnsi="Times New Roman" w:cs="Times New Roman"/>
          <w:i/>
          <w:i/>
        </w:rPr>
      </w:pPr>
      <w:r>
        <w:rPr>
          <w:rFonts w:cs="Times New Roman" w:ascii="Times New Roman" w:hAnsi="Times New Roman"/>
          <w:i/>
        </w:rPr>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276"/>
        <w:jc w:val="both"/>
        <w:rPr>
          <w:rFonts w:ascii="Times New Roman" w:hAnsi="Times New Roman" w:cs="Times New Roman"/>
          <w:b/>
          <w:b/>
          <w:sz w:val="40"/>
        </w:rPr>
      </w:pPr>
      <w:r>
        <w:rPr>
          <w:rFonts w:cs="Times New Roman" w:ascii="Times New Roman" w:hAnsi="Times New Roman"/>
          <w:b/>
          <w:sz w:val="40"/>
        </w:rPr>
      </w:r>
    </w:p>
    <w:p>
      <w:pPr>
        <w:pStyle w:val="Normal"/>
        <w:spacing w:lineRule="auto" w:line="276"/>
        <w:jc w:val="both"/>
        <w:rPr>
          <w:rFonts w:ascii="Times New Roman" w:hAnsi="Times New Roman" w:cs="Times New Roman"/>
          <w:b/>
          <w:b/>
          <w:sz w:val="40"/>
        </w:rPr>
      </w:pPr>
      <w:r>
        <w:rPr>
          <w:rFonts w:cs="Times New Roman" w:ascii="Times New Roman" w:hAnsi="Times New Roman"/>
          <w:b/>
          <w:sz w:val="40"/>
        </w:rPr>
      </w:r>
    </w:p>
    <w:p>
      <w:pPr>
        <w:pStyle w:val="Normal"/>
        <w:spacing w:lineRule="auto" w:line="276"/>
        <w:jc w:val="both"/>
        <w:rPr>
          <w:rFonts w:ascii="Times New Roman" w:hAnsi="Times New Roman" w:cs="Times New Roman"/>
          <w:b/>
          <w:b/>
          <w:sz w:val="40"/>
        </w:rPr>
      </w:pPr>
      <w:r>
        <w:rPr>
          <w:rFonts w:cs="Times New Roman" w:ascii="Times New Roman" w:hAnsi="Times New Roman"/>
          <w:b/>
          <w:sz w:val="40"/>
        </w:rPr>
      </w:r>
    </w:p>
    <w:p>
      <w:pPr>
        <w:pStyle w:val="Normal"/>
        <w:spacing w:lineRule="auto" w:line="276"/>
        <w:jc w:val="both"/>
        <w:rPr>
          <w:rFonts w:ascii="Times New Roman" w:hAnsi="Times New Roman" w:cs="Times New Roman"/>
          <w:b/>
          <w:b/>
          <w:sz w:val="40"/>
        </w:rPr>
      </w:pPr>
      <w:r>
        <w:rPr>
          <w:rFonts w:cs="Times New Roman" w:ascii="Times New Roman" w:hAnsi="Times New Roman"/>
          <w:b/>
          <w:sz w:val="40"/>
        </w:rPr>
      </w:r>
    </w:p>
    <w:p>
      <w:pPr>
        <w:pStyle w:val="Normal"/>
        <w:pBdr>
          <w:bottom w:val="single" w:sz="4" w:space="1" w:color="000000"/>
        </w:pBdr>
        <w:spacing w:lineRule="auto" w:line="276"/>
        <w:jc w:val="both"/>
        <w:rPr>
          <w:rFonts w:ascii="Times New Roman" w:hAnsi="Times New Roman" w:cs="Times New Roman"/>
          <w:b/>
          <w:b/>
          <w:sz w:val="40"/>
        </w:rPr>
      </w:pPr>
      <w:r>
        <w:rPr>
          <w:rFonts w:cs="Times New Roman" w:ascii="Times New Roman" w:hAnsi="Times New Roman"/>
          <w:b/>
          <w:sz w:val="40"/>
        </w:rPr>
        <w:t>DISCUSSION</w:t>
      </w:r>
    </w:p>
    <w:p>
      <w:pPr>
        <w:pStyle w:val="Normal"/>
        <w:spacing w:lineRule="auto" w:line="360"/>
        <w:jc w:val="both"/>
        <w:rPr>
          <w:rFonts w:ascii="Times New Roman" w:hAnsi="Times New Roman" w:cs="Times New Roman"/>
          <w:b/>
          <w:b/>
        </w:rPr>
      </w:pPr>
      <w:r>
        <w:rPr>
          <w:rFonts w:cs="Times New Roman" w:ascii="Times New Roman" w:hAnsi="Times New Roman"/>
          <w:b/>
        </w:rPr>
        <w:t xml:space="preserve">           </w:t>
      </w:r>
    </w:p>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Le but de cette expérimentation a été d’optimiser la méthode LAMP au sein d’INRAE afin de permettre une détection rapide du champignon </w:t>
      </w:r>
      <w:r>
        <w:rPr>
          <w:rFonts w:cs="Times New Roman" w:ascii="Times New Roman" w:hAnsi="Times New Roman"/>
          <w:i/>
        </w:rPr>
        <w:t>C. gloeosporioides</w:t>
      </w:r>
      <w:r>
        <w:rPr>
          <w:rFonts w:cs="Times New Roman" w:ascii="Times New Roman" w:hAnsi="Times New Roman"/>
        </w:rPr>
        <w:t xml:space="preserve"> sur les plants d’ignames infectés et dans l’environnement. Il s’agissait donc de déterminer un ensemble de paramètres tels que des ajustements au niveau des dilutions des ADNg des échantillons de </w:t>
      </w:r>
      <w:r>
        <w:rPr>
          <w:rFonts w:cs="Times New Roman" w:ascii="Times New Roman" w:hAnsi="Times New Roman"/>
          <w:i/>
        </w:rPr>
        <w:t>C. gloeosporioides</w:t>
      </w:r>
      <w:r>
        <w:rPr>
          <w:rFonts w:cs="Times New Roman" w:ascii="Times New Roman" w:hAnsi="Times New Roman"/>
        </w:rPr>
        <w:t xml:space="preserve"> extraits et des ajustements au niveau des températures de la réaction LAMP afin d’obtenir des résultats exploitables et fiables.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eastAsia="Times New Roman" w:cs="Times New Roman"/>
          <w:lang w:eastAsia="fr-FR"/>
        </w:rPr>
      </w:pPr>
      <w:r>
        <w:rPr>
          <w:rFonts w:cs="Times New Roman" w:ascii="Times New Roman" w:hAnsi="Times New Roman"/>
        </w:rPr>
        <w:t xml:space="preserve">            </w:t>
      </w:r>
      <w:r>
        <w:rPr>
          <w:rFonts w:cs="Times New Roman" w:ascii="Times New Roman" w:hAnsi="Times New Roman"/>
        </w:rPr>
        <w:t xml:space="preserve">Selon les résultats des différents tests effectués sur les températures et sur le pourcentage de dilution, nous en avons conclu que la température optimale où l’on remarque un changement net de coloration virant du rose au jaune pour la souche CA-9 testée est la température de 64°C, une température très proche de la température optimale de 65°C, décrite par Notomi et </w:t>
      </w:r>
      <w:r>
        <w:rPr>
          <w:rFonts w:cs="Times New Roman" w:ascii="Times New Roman" w:hAnsi="Times New Roman"/>
          <w:i/>
        </w:rPr>
        <w:t>al.</w:t>
      </w:r>
      <w:r>
        <w:rPr>
          <w:rFonts w:cs="Times New Roman" w:ascii="Times New Roman" w:hAnsi="Times New Roman"/>
        </w:rPr>
        <w:t xml:space="preserve"> (2000) lors du développement de la méthode LAMP. De plus, vu la complexité d’hybridation des quatre amorces à leur séquence cible dans l’étape initiale pour l’efficacité de la LAMP, les séquences et les tailles des amorces ont été choisies par rapport à leur température de fusion (</w:t>
      </w:r>
      <w:r>
        <w:rPr>
          <w:rFonts w:cs="Times New Roman" w:ascii="Times New Roman" w:hAnsi="Times New Roman"/>
          <w:i/>
        </w:rPr>
        <w:t>T</w:t>
      </w:r>
      <w:r>
        <w:rPr>
          <w:rFonts w:cs="Times New Roman" w:ascii="Times New Roman" w:hAnsi="Times New Roman"/>
          <w:vertAlign w:val="subscript"/>
        </w:rPr>
        <w:t>m</w:t>
      </w:r>
      <w:r>
        <w:rPr>
          <w:rFonts w:cs="Times New Roman" w:ascii="Times New Roman" w:hAnsi="Times New Roman"/>
        </w:rPr>
        <w:t xml:space="preserve">). En effet, les séquences F2 et B2 dans les amorces FIP et BIP ont été choisies de sorte à ce que leur valeur de </w:t>
      </w:r>
      <w:r>
        <w:rPr>
          <w:rFonts w:cs="Times New Roman" w:ascii="Times New Roman" w:hAnsi="Times New Roman"/>
          <w:i/>
        </w:rPr>
        <w:t>T</w:t>
      </w:r>
      <w:r>
        <w:rPr>
          <w:rFonts w:cs="Times New Roman" w:ascii="Times New Roman" w:hAnsi="Times New Roman"/>
          <w:vertAlign w:val="subscript"/>
        </w:rPr>
        <w:t xml:space="preserve">m </w:t>
      </w:r>
      <w:r>
        <w:rPr>
          <w:rFonts w:cs="Times New Roman" w:ascii="Times New Roman" w:hAnsi="Times New Roman"/>
        </w:rPr>
        <w:t xml:space="preserve">soit généralement comprise entre 60 et 65°C, qui est également la température optimale de la </w:t>
      </w:r>
      <w:r>
        <w:rPr>
          <w:rFonts w:cs="Times New Roman" w:ascii="Times New Roman" w:hAnsi="Times New Roman"/>
          <w:i/>
        </w:rPr>
        <w:t>Bst</w:t>
      </w:r>
      <w:r>
        <w:rPr>
          <w:rFonts w:cs="Times New Roman" w:ascii="Times New Roman" w:hAnsi="Times New Roman"/>
        </w:rPr>
        <w:t xml:space="preserve"> polymérase pour une amplification efficace. </w:t>
      </w:r>
      <w:r>
        <w:rPr>
          <w:rFonts w:eastAsia="Times New Roman" w:cs="Times New Roman" w:ascii="Times New Roman" w:hAnsi="Times New Roman"/>
          <w:color w:val="000000"/>
          <w:shd w:fill="FFFFFF" w:val="clear"/>
          <w:lang w:eastAsia="fr-FR"/>
        </w:rPr>
        <w:t>Les </w:t>
      </w:r>
      <w:r>
        <w:rPr>
          <w:rFonts w:eastAsia="Times New Roman" w:cs="Times New Roman" w:ascii="Times New Roman" w:hAnsi="Times New Roman"/>
          <w:i/>
          <w:iCs/>
          <w:color w:val="000000"/>
          <w:shd w:fill="FFFFFF" w:val="clear"/>
          <w:lang w:eastAsia="fr-FR"/>
        </w:rPr>
        <w:t>T</w:t>
      </w:r>
      <w:r>
        <w:rPr>
          <w:rFonts w:eastAsia="Times New Roman" w:cs="Times New Roman" w:ascii="Times New Roman" w:hAnsi="Times New Roman"/>
          <w:color w:val="000000"/>
          <w:szCs w:val="20"/>
          <w:shd w:fill="FFFFFF" w:val="clear"/>
          <w:vertAlign w:val="subscript"/>
          <w:lang w:eastAsia="fr-FR"/>
        </w:rPr>
        <w:t>m</w:t>
      </w:r>
      <w:r>
        <w:rPr>
          <w:rFonts w:eastAsia="Times New Roman" w:cs="Times New Roman" w:ascii="Times New Roman" w:hAnsi="Times New Roman"/>
          <w:color w:val="000000"/>
          <w:shd w:fill="FFFFFF" w:val="clear"/>
          <w:lang w:eastAsia="fr-FR"/>
        </w:rPr>
        <w:t xml:space="preserve"> de F1c et B1c sont légèrement supérieurs à ceux de F2 et B2 afin qu'une structure en boucle se forme immédiatement après la libération de l'ADN simple brin. Et les </w:t>
      </w:r>
      <w:r>
        <w:rPr>
          <w:rFonts w:eastAsia="Times New Roman" w:cs="Times New Roman" w:ascii="Times New Roman" w:hAnsi="Times New Roman"/>
          <w:i/>
          <w:iCs/>
          <w:color w:val="000000"/>
          <w:shd w:fill="FFFFFF" w:val="clear"/>
          <w:lang w:eastAsia="fr-FR"/>
        </w:rPr>
        <w:t>T</w:t>
      </w:r>
      <w:r>
        <w:rPr>
          <w:rFonts w:eastAsia="Times New Roman" w:cs="Times New Roman" w:ascii="Times New Roman" w:hAnsi="Times New Roman"/>
          <w:color w:val="000000"/>
          <w:szCs w:val="20"/>
          <w:shd w:fill="FFFFFF" w:val="clear"/>
          <w:vertAlign w:val="subscript"/>
          <w:lang w:eastAsia="fr-FR"/>
        </w:rPr>
        <w:t>m</w:t>
      </w:r>
      <w:r>
        <w:rPr>
          <w:rFonts w:eastAsia="Times New Roman" w:cs="Times New Roman" w:ascii="Times New Roman" w:hAnsi="Times New Roman"/>
          <w:color w:val="000000"/>
          <w:sz w:val="20"/>
          <w:szCs w:val="20"/>
          <w:shd w:fill="FFFFFF" w:val="clear"/>
          <w:vertAlign w:val="subscript"/>
          <w:lang w:eastAsia="fr-FR"/>
        </w:rPr>
        <w:t xml:space="preserve"> </w:t>
      </w:r>
      <w:r>
        <w:rPr>
          <w:rFonts w:eastAsia="Times New Roman" w:cs="Times New Roman" w:ascii="Times New Roman" w:hAnsi="Times New Roman"/>
          <w:color w:val="000000"/>
          <w:shd w:fill="FFFFFF" w:val="clear"/>
          <w:lang w:eastAsia="fr-FR"/>
        </w:rPr>
        <w:t xml:space="preserve">des amorces externes (F3 et B3) ont été fixés à une valeur inférieure à celles de F2 et B2 afin de garantir que la synthèse se produise plus tôt à partir des amorces internes qu'à partir des amorces externes. La formation d’un ADN tigle-boucle à partir d’une structure en haltère est essentielle pour le cycle LAMP (Notomi et </w:t>
      </w:r>
      <w:r>
        <w:rPr>
          <w:rFonts w:eastAsia="Times New Roman" w:cs="Times New Roman" w:ascii="Times New Roman" w:hAnsi="Times New Roman"/>
          <w:i/>
          <w:color w:val="000000"/>
          <w:shd w:fill="FFFFFF" w:val="clear"/>
          <w:lang w:eastAsia="fr-FR"/>
        </w:rPr>
        <w:t>al.</w:t>
      </w:r>
      <w:r>
        <w:rPr>
          <w:rFonts w:eastAsia="Times New Roman" w:cs="Times New Roman" w:ascii="Times New Roman" w:hAnsi="Times New Roman"/>
          <w:color w:val="000000"/>
          <w:shd w:fill="FFFFFF" w:val="clear"/>
          <w:lang w:eastAsia="fr-FR"/>
        </w:rPr>
        <w:t>, 2000).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En ce qui concerne la dilution des échantillons d’ADNg de la souche CA-9, combinée à une température de 64°C, les signaux d’amplifications des produits LAMP obtenus étaient plus significatifs à une dilution au 1/100</w:t>
      </w:r>
      <w:r>
        <w:rPr>
          <w:rFonts w:cs="Times New Roman" w:ascii="Times New Roman" w:hAnsi="Times New Roman"/>
          <w:vertAlign w:val="superscript"/>
        </w:rPr>
        <w:t>ème</w:t>
      </w:r>
      <w:r>
        <w:rPr>
          <w:rFonts w:cs="Times New Roman" w:ascii="Times New Roman" w:hAnsi="Times New Roman"/>
        </w:rPr>
        <w:t xml:space="preserve"> qu’au 1/10</w:t>
      </w:r>
      <w:r>
        <w:rPr>
          <w:rFonts w:cs="Times New Roman" w:ascii="Times New Roman" w:hAnsi="Times New Roman"/>
          <w:vertAlign w:val="superscript"/>
        </w:rPr>
        <w:t>ème</w:t>
      </w:r>
      <w:r>
        <w:rPr>
          <w:rFonts w:cs="Times New Roman" w:ascii="Times New Roman" w:hAnsi="Times New Roman"/>
        </w:rPr>
        <w:t xml:space="preserve">. Il est donc préférable de diluer les ADNg de </w:t>
      </w:r>
      <w:r>
        <w:rPr>
          <w:rFonts w:cs="Times New Roman" w:ascii="Times New Roman" w:hAnsi="Times New Roman"/>
          <w:i/>
        </w:rPr>
        <w:t>C. gloeosporioides</w:t>
      </w:r>
      <w:r>
        <w:rPr>
          <w:rFonts w:cs="Times New Roman" w:ascii="Times New Roman" w:hAnsi="Times New Roman"/>
        </w:rPr>
        <w:t xml:space="preserve"> au 1/100</w:t>
      </w:r>
      <w:r>
        <w:rPr>
          <w:rFonts w:cs="Times New Roman" w:ascii="Times New Roman" w:hAnsi="Times New Roman"/>
          <w:vertAlign w:val="superscript"/>
        </w:rPr>
        <w:t>ème</w:t>
      </w:r>
      <w:r>
        <w:rPr>
          <w:rFonts w:cs="Times New Roman" w:ascii="Times New Roman" w:hAnsi="Times New Roman"/>
        </w:rPr>
        <w:t xml:space="preserve"> afin de maximiser la réussite de l’amplification.</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Cependant, suite à des problèmes de contamination sur nos témoins négatifs, nous ne pouvions pas interpréter les résultats des tests d’amplification LAMP avec confiance. </w:t>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Dans le but d’identifier et de pouvoir corriger les problèmes rencontrés avant de procéder à l’amplification LAMP sur l’ensemble des 15 échantillons de </w:t>
      </w:r>
      <w:r>
        <w:rPr>
          <w:rFonts w:cs="Times New Roman" w:ascii="Times New Roman" w:hAnsi="Times New Roman"/>
          <w:i/>
        </w:rPr>
        <w:t>C. gloeosporioides</w:t>
      </w:r>
      <w:r>
        <w:rPr>
          <w:rFonts w:cs="Times New Roman" w:ascii="Times New Roman" w:hAnsi="Times New Roman"/>
        </w:rPr>
        <w:t xml:space="preserve"> préparés pour cette étude, nous avions décidé de faire de nouveaux tests cette fois-ci à l’aide d’une PCR classique. Ainsi, en utilisant les amorces PCR spécifiques de </w:t>
      </w:r>
      <w:r>
        <w:rPr>
          <w:rFonts w:cs="Times New Roman" w:ascii="Times New Roman" w:hAnsi="Times New Roman"/>
          <w:i/>
        </w:rPr>
        <w:t>C. gloeosporioides</w:t>
      </w:r>
      <w:r>
        <w:rPr>
          <w:rFonts w:cs="Times New Roman" w:ascii="Times New Roman" w:hAnsi="Times New Roman"/>
        </w:rPr>
        <w:t xml:space="preserve"> et de </w:t>
      </w:r>
      <w:r>
        <w:rPr>
          <w:rFonts w:cs="Times New Roman" w:ascii="Times New Roman" w:hAnsi="Times New Roman"/>
          <w:i/>
        </w:rPr>
        <w:t>C. acutatum</w:t>
      </w:r>
      <w:r>
        <w:rPr>
          <w:rFonts w:cs="Times New Roman" w:ascii="Times New Roman" w:hAnsi="Times New Roman"/>
        </w:rPr>
        <w:t xml:space="preserve">, nous pensions pouvoir garantir l‘identification de l’espèce d’appartenance des souches étudiées et mieux comprendre les échecs d’amplification de la LAMP. Mais les résultats des produits PCR obtenus n’étaient pas exploitables, ils ne nous garantissaient pas une identification fiable des espèces sélectionnées. Essayant alors de comprendre l’origine du problème, nous avions supposé que les amorces sens CgInt et CaInt et l’amorce antisens ITS4 utilisées n’étaient sûrement plus de très bonne qualité et qu’elles ne pouvaient peut-être pas permettre l’obtention de résultats fiables.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eastAsia="Times New Roman" w:cs="Times New Roman" w:ascii="Times New Roman" w:hAnsi="Times New Roman"/>
          <w:color w:val="000000" w:themeColor="text1"/>
          <w:lang w:eastAsia="fr-FR"/>
        </w:rPr>
        <w:t xml:space="preserve">            </w:t>
      </w:r>
      <w:r>
        <w:rPr>
          <w:rFonts w:eastAsia="Times New Roman" w:cs="Times New Roman" w:ascii="Times New Roman" w:hAnsi="Times New Roman"/>
          <w:color w:val="000000" w:themeColor="text1"/>
          <w:lang w:eastAsia="fr-FR"/>
        </w:rPr>
        <w:t>N</w:t>
      </w:r>
      <w:r>
        <w:rPr>
          <w:rFonts w:cs="Times New Roman" w:ascii="Times New Roman" w:hAnsi="Times New Roman"/>
        </w:rPr>
        <w:t xml:space="preserve">ous avions donc prévu de concevoir et de commander de nouvelles amorces LAMP spécifiques afin de mener à bien cette expérimentation. </w:t>
      </w:r>
      <w:r>
        <w:rPr>
          <w:rFonts w:eastAsia="Times New Roman" w:cs="Times New Roman" w:ascii="Times New Roman" w:hAnsi="Times New Roman"/>
          <w:color w:val="000000" w:themeColor="text1"/>
          <w:lang w:eastAsia="fr-FR"/>
        </w:rPr>
        <w:t xml:space="preserve">L’objectif était tout d’abord de séquencer nos souches pour le meilleur gène identifié après la reconstruction des arbres phylogénétiques des espèces du complexe </w:t>
      </w:r>
      <w:r>
        <w:rPr>
          <w:rFonts w:eastAsia="Times New Roman" w:cs="Times New Roman" w:ascii="Times New Roman" w:hAnsi="Times New Roman"/>
          <w:i/>
          <w:color w:val="000000" w:themeColor="text1"/>
          <w:lang w:eastAsia="fr-FR"/>
        </w:rPr>
        <w:t>C. gloeosporioides</w:t>
      </w:r>
      <w:r>
        <w:rPr>
          <w:rFonts w:eastAsia="Times New Roman" w:cs="Times New Roman" w:ascii="Times New Roman" w:hAnsi="Times New Roman"/>
          <w:color w:val="000000" w:themeColor="text1"/>
          <w:lang w:eastAsia="fr-FR"/>
        </w:rPr>
        <w:t xml:space="preserve"> afin de bien identifier la ou les espèces auxquelles nous avions affaire dans notre étude, puis de réaliser des alignements de ces nouvelles séquences pour chercher la zone génomique d’intérêt pour le dessin d’amorces LAMP spécifiques.</w:t>
      </w:r>
      <w:r>
        <w:rPr>
          <w:rFonts w:cs="Times New Roman" w:ascii="Times New Roman" w:hAnsi="Times New Roman"/>
        </w:rPr>
        <w:t xml:space="preserve">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eastAsia="Times New Roman" w:cs="Times New Roman"/>
          <w:color w:val="000000"/>
          <w:highlight w:val="white"/>
          <w:lang w:eastAsia="fr-FR"/>
        </w:rPr>
      </w:pPr>
      <w:r>
        <w:rPr>
          <w:rFonts w:cs="Times New Roman" w:ascii="Times New Roman" w:hAnsi="Times New Roman"/>
        </w:rPr>
        <w:t xml:space="preserve">               </w:t>
      </w:r>
      <w:r>
        <w:rPr>
          <w:rFonts w:cs="Times New Roman" w:ascii="Times New Roman" w:hAnsi="Times New Roman"/>
        </w:rPr>
        <w:t xml:space="preserve">Pour effectuer la caractérisation des espèces auxquelles appartiennent les souches étudiées dans le présent travail, il aurait été nécessaire d’identifier une zone génomique d’intérêt parmi les 8 séquences proposées par Weir et </w:t>
      </w:r>
      <w:r>
        <w:rPr>
          <w:rFonts w:cs="Times New Roman" w:ascii="Times New Roman" w:hAnsi="Times New Roman"/>
          <w:i/>
        </w:rPr>
        <w:t>al</w:t>
      </w:r>
      <w:r>
        <w:rPr>
          <w:rFonts w:cs="Times New Roman" w:ascii="Times New Roman" w:hAnsi="Times New Roman"/>
        </w:rPr>
        <w:t xml:space="preserve">., (2012) et </w:t>
      </w:r>
      <w:r>
        <w:rPr>
          <w:rFonts w:eastAsia="Times New Roman" w:cs="Times New Roman" w:ascii="Times New Roman" w:hAnsi="Times New Roman"/>
          <w:color w:val="000000"/>
          <w:shd w:fill="FFFFFF" w:val="clear"/>
          <w:lang w:eastAsia="fr-FR"/>
        </w:rPr>
        <w:t>obtenues à partir de huit régions génomiques : l'actine (ACT) [316 pb], la calmoduline (CAL) [756 pb], la chitine synthase (CHS-1) [229 pb], la glycéraldéhyde-3-phosphate déshydrogénase (GAPDH) [308 pb], l'espaceur interne transcrit ribosomal (ITS) [615 pb], la glutamine synthétase (GS) [907 pb], la manganèse-superoxyde dismutase (SOD2) [376 pb] et la β-tubuline 2 (TUB2) [716 pb]. Ces 8 gènes sont généralement</w:t>
      </w:r>
      <w:r>
        <w:rPr>
          <w:rFonts w:cs="Times New Roman" w:ascii="Times New Roman" w:hAnsi="Times New Roman"/>
        </w:rPr>
        <w:t xml:space="preserve"> utilisés pour caractériser les espèces au sein du complexe </w:t>
      </w:r>
      <w:r>
        <w:rPr>
          <w:rFonts w:cs="Times New Roman" w:ascii="Times New Roman" w:hAnsi="Times New Roman"/>
          <w:i/>
        </w:rPr>
        <w:t xml:space="preserve">C. gloeosporioides. </w:t>
      </w:r>
      <w:r>
        <w:rPr>
          <w:rFonts w:cs="Times New Roman" w:ascii="Times New Roman" w:hAnsi="Times New Roman"/>
        </w:rPr>
        <w:t xml:space="preserve">En effet, la différenciation des espèces de ce complexe reste très perplexe et ne peut pas s’effectuer de manière fiable uniquement avec les séquences de la région ITS </w:t>
      </w:r>
      <w:r>
        <w:rPr>
          <w:rFonts w:cs="Times New Roman" w:ascii="Times New Roman" w:hAnsi="Times New Roman"/>
          <w:i/>
        </w:rPr>
        <w:t>(Internal Transcribed Spacer)</w:t>
      </w:r>
      <w:r>
        <w:rPr>
          <w:rFonts w:cs="Times New Roman" w:ascii="Times New Roman" w:hAnsi="Times New Roman"/>
        </w:rPr>
        <w:t xml:space="preserve">. Alors que de nombreuses autres espèces de champignons peuvent être différenciées distinctivement en utilisant les séquences de la région ITS, gène codant pour l’ADN ribosomique et « code barre officiel » pour les champignons, la situation est beaucoup moins nette au sein du genre </w:t>
      </w:r>
      <w:r>
        <w:rPr>
          <w:rFonts w:cs="Times New Roman" w:ascii="Times New Roman" w:hAnsi="Times New Roman"/>
          <w:i/>
        </w:rPr>
        <w:t>Colletotrichum</w:t>
      </w:r>
      <w:r>
        <w:rPr>
          <w:rFonts w:cs="Times New Roman" w:ascii="Times New Roman" w:hAnsi="Times New Roman"/>
        </w:rPr>
        <w:t>, qui est considéré non plus comme une espèce mais comme un complexe d’espèces</w:t>
      </w:r>
      <w:r>
        <w:rPr>
          <w:rFonts w:eastAsia="Times New Roman" w:cs="Times New Roman" w:ascii="Times New Roman" w:hAnsi="Times New Roman"/>
          <w:color w:val="000000"/>
          <w:shd w:fill="FFFFFF" w:val="clear"/>
          <w:lang w:eastAsia="fr-FR"/>
        </w:rPr>
        <w:t xml:space="preserve"> (Weir </w:t>
      </w:r>
      <w:r>
        <w:rPr>
          <w:rFonts w:eastAsia="Times New Roman" w:cs="Times New Roman" w:ascii="Times New Roman" w:hAnsi="Times New Roman"/>
          <w:i/>
          <w:color w:val="000000"/>
          <w:shd w:fill="FFFFFF" w:val="clear"/>
          <w:lang w:eastAsia="fr-FR"/>
        </w:rPr>
        <w:t>et al.</w:t>
      </w:r>
      <w:r>
        <w:rPr>
          <w:rFonts w:eastAsia="Times New Roman" w:cs="Times New Roman" w:ascii="Times New Roman" w:hAnsi="Times New Roman"/>
          <w:color w:val="000000"/>
          <w:shd w:fill="FFFFFF" w:val="clear"/>
          <w:lang w:eastAsia="fr-FR"/>
        </w:rPr>
        <w:t>, 2012).</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Ainsi, la zone génomique d’intérêt aurait été celle qui permettrait au mieux de distinguer les 3 espèces </w:t>
      </w:r>
      <w:r>
        <w:rPr>
          <w:rFonts w:cs="Times New Roman" w:ascii="Times New Roman" w:hAnsi="Times New Roman"/>
          <w:i/>
        </w:rPr>
        <w:t>C. alatae</w:t>
      </w:r>
      <w:r>
        <w:rPr>
          <w:rFonts w:cs="Times New Roman" w:ascii="Times New Roman" w:hAnsi="Times New Roman"/>
        </w:rPr>
        <w:t xml:space="preserve">, </w:t>
      </w:r>
      <w:r>
        <w:rPr>
          <w:rFonts w:cs="Times New Roman" w:ascii="Times New Roman" w:hAnsi="Times New Roman"/>
          <w:i/>
        </w:rPr>
        <w:t>C. fructicola</w:t>
      </w:r>
      <w:r>
        <w:rPr>
          <w:rFonts w:cs="Times New Roman" w:ascii="Times New Roman" w:hAnsi="Times New Roman"/>
        </w:rPr>
        <w:t xml:space="preserve"> et </w:t>
      </w:r>
      <w:r>
        <w:rPr>
          <w:rFonts w:cs="Times New Roman" w:ascii="Times New Roman" w:hAnsi="Times New Roman"/>
          <w:i/>
        </w:rPr>
        <w:t>C. siamense</w:t>
      </w:r>
      <w:r>
        <w:rPr>
          <w:rFonts w:cs="Times New Roman" w:ascii="Times New Roman" w:hAnsi="Times New Roman"/>
        </w:rPr>
        <w:t xml:space="preserve"> auxquelles appartiennent plus probablement les souches étudiées ici, et qui serait donc une cible à séquencer en priorité pour caractériser ces souches. </w:t>
      </w:r>
    </w:p>
    <w:p>
      <w:pPr>
        <w:pStyle w:val="Normal"/>
        <w:spacing w:lineRule="auto" w:line="360"/>
        <w:jc w:val="both"/>
        <w:rPr>
          <w:rFonts w:ascii="Times New Roman" w:hAnsi="Times New Roman" w:eastAsia="Times New Roman" w:cs="Times New Roman"/>
          <w:color w:val="000000" w:themeColor="text1"/>
          <w:lang w:eastAsia="fr-FR"/>
        </w:rPr>
      </w:pPr>
      <w:r>
        <w:rPr>
          <w:rFonts w:cs="Times New Roman" w:ascii="Times New Roman" w:hAnsi="Times New Roman"/>
        </w:rPr>
        <w:t xml:space="preserve">Comme énoncé précédemment, il était initialement prévu de procéder à la conception et à la commande des amorces LAMP, spécifiques à la zone génomique d’intérêt et nouvellement créés pour cette expérimentation, mais la Covid-19 est arrivée et à tout retardé, il n’était donc pas possible de concevoir et de commander ces amorces en temps voulu.  </w:t>
      </w:r>
      <w:r>
        <w:rPr>
          <w:rFonts w:eastAsia="Times New Roman" w:cs="Times New Roman" w:ascii="Times New Roman" w:hAnsi="Times New Roman"/>
          <w:color w:val="000000" w:themeColor="text1"/>
          <w:lang w:eastAsia="fr-FR"/>
        </w:rPr>
        <w:t xml:space="preserve">Il était également prévu de commander 2 autres amorces LAMP spécifiques aux séquences ApMat de </w:t>
      </w:r>
      <w:r>
        <w:rPr>
          <w:rFonts w:eastAsia="Times New Roman" w:cs="Times New Roman" w:ascii="Times New Roman" w:hAnsi="Times New Roman"/>
          <w:i/>
          <w:color w:val="000000" w:themeColor="text1"/>
          <w:lang w:eastAsia="fr-FR"/>
        </w:rPr>
        <w:t>C. fructicola</w:t>
      </w:r>
      <w:r>
        <w:rPr>
          <w:rFonts w:eastAsia="Times New Roman" w:cs="Times New Roman" w:ascii="Times New Roman" w:hAnsi="Times New Roman"/>
          <w:color w:val="000000" w:themeColor="text1"/>
          <w:lang w:eastAsia="fr-FR"/>
        </w:rPr>
        <w:t xml:space="preserve"> et </w:t>
      </w:r>
      <w:r>
        <w:rPr>
          <w:rFonts w:eastAsia="Times New Roman" w:cs="Times New Roman" w:ascii="Times New Roman" w:hAnsi="Times New Roman"/>
          <w:i/>
          <w:color w:val="000000" w:themeColor="text1"/>
          <w:lang w:eastAsia="fr-FR"/>
        </w:rPr>
        <w:t>C. siamense</w:t>
      </w:r>
      <w:r>
        <w:rPr>
          <w:rFonts w:eastAsia="Times New Roman" w:cs="Times New Roman" w:ascii="Times New Roman" w:hAnsi="Times New Roman"/>
          <w:color w:val="000000" w:themeColor="text1"/>
          <w:lang w:eastAsia="fr-FR"/>
        </w:rPr>
        <w:t xml:space="preserve"> utilisées dans l’étude de Fuentes-Aragon et </w:t>
      </w:r>
      <w:r>
        <w:rPr>
          <w:rFonts w:eastAsia="Times New Roman" w:cs="Times New Roman" w:ascii="Times New Roman" w:hAnsi="Times New Roman"/>
          <w:i/>
          <w:color w:val="000000" w:themeColor="text1"/>
          <w:lang w:eastAsia="fr-FR"/>
        </w:rPr>
        <w:t>al.</w:t>
      </w:r>
      <w:r>
        <w:rPr>
          <w:rFonts w:eastAsia="Times New Roman" w:cs="Times New Roman" w:ascii="Times New Roman" w:hAnsi="Times New Roman"/>
          <w:color w:val="000000" w:themeColor="text1"/>
          <w:lang w:eastAsia="fr-FR"/>
        </w:rPr>
        <w:t xml:space="preserve">, (2018). En effet, la séquence intergénique Apn2 et Mat1-2 (ApMat) peut améliorer la résolution de définition du complexe d’espèce </w:t>
      </w:r>
      <w:r>
        <w:rPr>
          <w:rFonts w:eastAsia="Times New Roman" w:cs="Times New Roman" w:ascii="Times New Roman" w:hAnsi="Times New Roman"/>
          <w:i/>
          <w:color w:val="000000" w:themeColor="text1"/>
          <w:lang w:eastAsia="fr-FR"/>
        </w:rPr>
        <w:t>Colletotrichum</w:t>
      </w:r>
      <w:r>
        <w:rPr>
          <w:rFonts w:eastAsia="Times New Roman" w:cs="Times New Roman" w:ascii="Times New Roman" w:hAnsi="Times New Roman"/>
          <w:color w:val="000000" w:themeColor="text1"/>
          <w:lang w:eastAsia="fr-FR"/>
        </w:rPr>
        <w:t xml:space="preserve"> par rapport à d’autres locus couramment utilisés, aider à déterminer les relations phylogénétiques et fournir une véritable identification des espèces dans le complexe </w:t>
      </w:r>
      <w:r>
        <w:rPr>
          <w:rFonts w:eastAsia="Times New Roman" w:cs="Times New Roman" w:ascii="Times New Roman" w:hAnsi="Times New Roman"/>
          <w:i/>
          <w:color w:val="000000" w:themeColor="text1"/>
          <w:lang w:eastAsia="fr-FR"/>
        </w:rPr>
        <w:t>C. gloeosporioides</w:t>
      </w:r>
      <w:r>
        <w:rPr>
          <w:rFonts w:eastAsia="Times New Roman" w:cs="Times New Roman" w:ascii="Times New Roman" w:hAnsi="Times New Roman"/>
          <w:color w:val="000000" w:themeColor="text1"/>
          <w:lang w:eastAsia="fr-FR"/>
        </w:rPr>
        <w:t xml:space="preserve"> (Fuentes-Aragon et </w:t>
      </w:r>
      <w:r>
        <w:rPr>
          <w:rFonts w:eastAsia="Times New Roman" w:cs="Times New Roman" w:ascii="Times New Roman" w:hAnsi="Times New Roman"/>
          <w:i/>
          <w:color w:val="000000" w:themeColor="text1"/>
          <w:lang w:eastAsia="fr-FR"/>
        </w:rPr>
        <w:t>al.</w:t>
      </w:r>
      <w:r>
        <w:rPr>
          <w:rFonts w:eastAsia="Times New Roman" w:cs="Times New Roman" w:ascii="Times New Roman" w:hAnsi="Times New Roman"/>
          <w:color w:val="000000" w:themeColor="text1"/>
          <w:lang w:eastAsia="fr-FR"/>
        </w:rPr>
        <w:t>, 2018).</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eastAsia="Times New Roman" w:cs="Times New Roman" w:ascii="Times New Roman" w:hAnsi="Times New Roman"/>
          <w:color w:val="000000" w:themeColor="text1"/>
          <w:lang w:eastAsia="fr-FR"/>
        </w:rPr>
        <w:t xml:space="preserve">                 </w:t>
      </w:r>
      <w:r>
        <w:rPr>
          <w:rFonts w:cs="Times New Roman" w:ascii="Times New Roman" w:hAnsi="Times New Roman"/>
        </w:rPr>
        <w:t xml:space="preserve">Sur le peu de temps qu’il nous restait suite au confinement, nous avions décidé de refaire la mise en culture de quelques souches de </w:t>
      </w:r>
      <w:r>
        <w:rPr>
          <w:rFonts w:cs="Times New Roman" w:ascii="Times New Roman" w:hAnsi="Times New Roman"/>
          <w:i/>
        </w:rPr>
        <w:t>C. gloeosporioides</w:t>
      </w:r>
      <w:r>
        <w:rPr>
          <w:rFonts w:cs="Times New Roman" w:ascii="Times New Roman" w:hAnsi="Times New Roman"/>
        </w:rPr>
        <w:t xml:space="preserve"> et de procéder à de nouveaux tests PCR avec </w:t>
      </w:r>
      <w:r>
        <w:rPr>
          <w:rFonts w:eastAsia="Times New Roman" w:cs="Times New Roman" w:ascii="Times New Roman" w:hAnsi="Times New Roman"/>
          <w:color w:val="000000" w:themeColor="text1"/>
          <w:lang w:eastAsia="fr-FR"/>
        </w:rPr>
        <w:t xml:space="preserve">de nouvelles solutions de mix PCR. Nous avions eu recours à l’utilisation d’une enzyme polymérase haute performance </w:t>
      </w:r>
      <w:r>
        <w:rPr>
          <w:rFonts w:eastAsia="Times New Roman" w:cs="Times New Roman" w:ascii="Times New Roman" w:hAnsi="Times New Roman"/>
          <w:i/>
          <w:color w:val="000000" w:themeColor="text1"/>
          <w:lang w:eastAsia="fr-FR"/>
        </w:rPr>
        <w:t>(Pfu DNA polymerase)</w:t>
      </w:r>
      <w:r>
        <w:rPr>
          <w:rFonts w:eastAsia="Times New Roman" w:cs="Times New Roman" w:ascii="Times New Roman" w:hAnsi="Times New Roman"/>
          <w:color w:val="000000" w:themeColor="text1"/>
          <w:lang w:eastAsia="fr-FR"/>
        </w:rPr>
        <w:t xml:space="preserve"> utilisée couramment dans d’autres expérimentations au laboratoire et des amorces CgInt et Univ-ITS4 spécifiques de </w:t>
      </w:r>
      <w:r>
        <w:rPr>
          <w:rFonts w:eastAsia="Times New Roman" w:cs="Times New Roman" w:ascii="Times New Roman" w:hAnsi="Times New Roman"/>
          <w:i/>
          <w:color w:val="000000" w:themeColor="text1"/>
          <w:lang w:eastAsia="fr-FR"/>
        </w:rPr>
        <w:t>C. gloeosporioides</w:t>
      </w:r>
      <w:r>
        <w:rPr>
          <w:rFonts w:eastAsia="Times New Roman" w:cs="Times New Roman" w:ascii="Times New Roman" w:hAnsi="Times New Roman"/>
          <w:color w:val="000000" w:themeColor="text1"/>
          <w:lang w:eastAsia="fr-FR"/>
        </w:rPr>
        <w:t xml:space="preserve">. </w:t>
      </w:r>
      <w:r>
        <w:rPr>
          <w:rFonts w:cs="Times New Roman" w:ascii="Times New Roman" w:hAnsi="Times New Roman"/>
        </w:rPr>
        <w:t xml:space="preserve">N’ayant pas obtenu de résultats satisfaisants après révélation des produits PCR sur gel d’Agarose, se traduisant par une absence d’amplification des séquences CgInt et ITS4 pour les échantillons de </w:t>
      </w:r>
      <w:r>
        <w:rPr>
          <w:rFonts w:cs="Times New Roman" w:ascii="Times New Roman" w:hAnsi="Times New Roman"/>
          <w:i/>
        </w:rPr>
        <w:t>C. gloeosporioides</w:t>
      </w:r>
      <w:r>
        <w:rPr>
          <w:rFonts w:cs="Times New Roman" w:ascii="Times New Roman" w:hAnsi="Times New Roman"/>
        </w:rPr>
        <w:t>, nous pouvions ainsi confirmer notre hypothèse sur la mauvaise qualité des amorces utilisées au cours des différents tests menés durant cette étude.</w:t>
      </w:r>
    </w:p>
    <w:p>
      <w:pPr>
        <w:pStyle w:val="Normal"/>
        <w:spacing w:lineRule="auto" w:line="360"/>
        <w:jc w:val="both"/>
        <w:rPr>
          <w:rFonts w:ascii="Times New Roman" w:hAnsi="Times New Roman" w:eastAsia="Times New Roman" w:cs="Times New Roman"/>
          <w:color w:val="000000" w:themeColor="text1"/>
          <w:lang w:eastAsia="fr-FR"/>
        </w:rPr>
      </w:pPr>
      <w:r>
        <w:rPr>
          <w:rFonts w:eastAsia="Times New Roman" w:cs="Times New Roman" w:ascii="Times New Roman" w:hAnsi="Times New Roman"/>
          <w:color w:val="000000" w:themeColor="text1"/>
          <w:lang w:eastAsia="fr-FR"/>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Afin d’obtenir des résultats d’identification des souches par séquençage avant la fin du stage, nous avions alors décidé de procéder au séquençage de ces souches par l’intermédiaire du Laboratoire BIOFIDAL, spécialisé dans le séquençage de vérification de PCR/qPCR. En plus des souches utilisées dans les précédents tests, nous avions ajouté deux échantillons d’ADNg de souches de </w:t>
      </w:r>
      <w:r>
        <w:rPr>
          <w:rFonts w:cs="Times New Roman" w:ascii="Times New Roman" w:hAnsi="Times New Roman"/>
          <w:i/>
        </w:rPr>
        <w:t>C. gloeosporioides</w:t>
      </w:r>
      <w:r>
        <w:rPr>
          <w:rFonts w:cs="Times New Roman" w:ascii="Times New Roman" w:hAnsi="Times New Roman"/>
        </w:rPr>
        <w:t xml:space="preserve"> utilisées antérieurement pour d’autres études (GapYam 2015) au sein d’INRAE. Le prestataire proposant de faire du séquençage sur la région ITS directement à partir d’extraits d’ADNg, nous avons choisi cette option car elle nous permettait de raccourcir certaines étapes (nous aurions autrement dû commander la synthèse de nouvelles amorces par un autre prestataire, puis réaliser des PCR pour les envoyer au séquençage).</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À l’issue du rapport d’analyse du Laboratoire BIOFIDAL, les résultats obtenus étaient confus : une seule souche appartiendrait au genre </w:t>
      </w:r>
      <w:r>
        <w:rPr>
          <w:rFonts w:cs="Times New Roman" w:ascii="Times New Roman" w:hAnsi="Times New Roman"/>
          <w:i/>
        </w:rPr>
        <w:t>Colletotrichum</w:t>
      </w:r>
      <w:r>
        <w:rPr>
          <w:rFonts w:cs="Times New Roman" w:ascii="Times New Roman" w:hAnsi="Times New Roman"/>
        </w:rPr>
        <w:t>, ce qui est fort étonnant car les espèces que le Laboratoire a identifié sur la base des résultats Blast ne sont pas connues pour infecter les ignames</w:t>
      </w:r>
      <w:ins w:id="6" w:author="Sébastien Guyader" w:date="2020-08-31T10:23:59Z">
        <w:r>
          <w:rPr>
            <w:rFonts w:cs="Times New Roman" w:ascii="Times New Roman" w:hAnsi="Times New Roman"/>
          </w:rPr>
          <w:t>,</w:t>
        </w:r>
      </w:ins>
      <w:r>
        <w:rPr>
          <w:rFonts w:cs="Times New Roman" w:ascii="Times New Roman" w:hAnsi="Times New Roman"/>
        </w:rPr>
        <w:t xml:space="preserve"> or </w:t>
      </w:r>
      <w:del w:id="7" w:author="Sébastien Guyader" w:date="2020-08-31T10:23:57Z">
        <w:r>
          <w:rPr>
            <w:rFonts w:cs="Times New Roman" w:ascii="Times New Roman" w:hAnsi="Times New Roman"/>
          </w:rPr>
          <w:delText>que</w:delText>
        </w:r>
      </w:del>
      <w:r>
        <w:rPr>
          <w:rFonts w:cs="Times New Roman" w:ascii="Times New Roman" w:hAnsi="Times New Roman"/>
        </w:rPr>
        <w:t xml:space="preserve"> les souches utilisées dans cette étude ont majoritairement été prélevées sur les parties aériennes (feuilles) d’ignames </w:t>
      </w:r>
      <w:r>
        <w:rPr>
          <w:rFonts w:cs="Times New Roman" w:ascii="Times New Roman" w:hAnsi="Times New Roman"/>
          <w:i/>
        </w:rPr>
        <w:t>Dioscorea</w:t>
      </w:r>
      <w:r>
        <w:rPr>
          <w:rFonts w:cs="Times New Roman" w:ascii="Times New Roman" w:hAnsi="Times New Roman"/>
        </w:rPr>
        <w:t xml:space="preserve"> spp. pour lesquelles les caractéristiques des symptômes d’anthracnose (taches brunes entourées d’une marge plus claire correspondant à des nécroses) étaient visibles à l’œil nu. Seulement deux souches n’avaient pas été prélevées sur igname, mais sur manguier et goyavier, eux aussi touchés par les symptômes de l’anthracnose. Ces résultats montrent qu’en faisant un Blast restreint au genre </w:t>
      </w:r>
      <w:r>
        <w:rPr>
          <w:rFonts w:cs="Times New Roman" w:ascii="Times New Roman" w:hAnsi="Times New Roman"/>
          <w:i/>
        </w:rPr>
        <w:t>Colletotrichum</w:t>
      </w:r>
      <w:r>
        <w:rPr>
          <w:rFonts w:cs="Times New Roman" w:ascii="Times New Roman" w:hAnsi="Times New Roman"/>
        </w:rPr>
        <w:t xml:space="preserve">, on a entre 90 et 95% d’homologie moyenne avec d’autres souches de </w:t>
      </w:r>
      <w:r>
        <w:rPr>
          <w:rFonts w:cs="Times New Roman" w:ascii="Times New Roman" w:hAnsi="Times New Roman"/>
          <w:i/>
        </w:rPr>
        <w:t>Colletotrichum</w:t>
      </w:r>
      <w:r>
        <w:rPr>
          <w:rFonts w:cs="Times New Roman" w:ascii="Times New Roman" w:hAnsi="Times New Roman"/>
        </w:rPr>
        <w:t xml:space="preserve">, rendant difficile d’assigner une espèce en particulier.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pBdr>
          <w:bottom w:val="single" w:sz="4" w:space="1" w:color="000000"/>
        </w:pBdr>
        <w:spacing w:lineRule="auto" w:line="276"/>
        <w:rPr>
          <w:rFonts w:ascii="Times New Roman" w:hAnsi="Times New Roman" w:cs="Times New Roman"/>
          <w:b/>
          <w:b/>
          <w:sz w:val="40"/>
        </w:rPr>
      </w:pPr>
      <w:r>
        <w:rPr>
          <w:rFonts w:cs="Times New Roman" w:ascii="Times New Roman" w:hAnsi="Times New Roman"/>
          <w:b/>
          <w:sz w:val="40"/>
        </w:rPr>
        <w:t xml:space="preserve">CONCLUSION ET PERSPECTIVES </w:t>
      </w:r>
    </w:p>
    <w:p>
      <w:pPr>
        <w:pStyle w:val="Normal"/>
        <w:spacing w:lineRule="auto" w:line="360"/>
        <w:rPr>
          <w:rFonts w:ascii="Times New Roman" w:hAnsi="Times New Roman" w:cs="Times New Roman"/>
          <w:highlight w:val="yellow"/>
        </w:rPr>
      </w:pPr>
      <w:r>
        <w:rPr>
          <w:rFonts w:cs="Times New Roman" w:ascii="Times New Roman" w:hAnsi="Times New Roman"/>
          <w:highlight w:val="yellow"/>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eastAsia="Times New Roman" w:cs="Times New Roman"/>
          <w:color w:val="333333"/>
        </w:rPr>
      </w:pPr>
      <w:r>
        <w:rPr>
          <w:rFonts w:eastAsia="Times New Roman" w:cs="Times New Roman" w:ascii="Times New Roman" w:hAnsi="Times New Roman"/>
          <w:color w:val="333333"/>
          <w:szCs w:val="27"/>
          <w:shd w:fill="FCFCFC" w:val="clear"/>
        </w:rPr>
        <w:t xml:space="preserve">   </w:t>
      </w:r>
      <w:r>
        <w:rPr>
          <w:rFonts w:eastAsia="Times New Roman" w:cs="Times New Roman" w:ascii="Times New Roman" w:hAnsi="Times New Roman"/>
          <w:color w:val="333333"/>
          <w:shd w:fill="FCFCFC" w:val="clear"/>
        </w:rPr>
        <w:t xml:space="preserve">              </w:t>
      </w:r>
      <w:r>
        <w:rPr>
          <w:rFonts w:eastAsia="Times New Roman" w:cs="Times New Roman" w:ascii="Times New Roman" w:hAnsi="Times New Roman"/>
          <w:color w:val="333333"/>
          <w:shd w:fill="FCFCFC" w:val="clear"/>
        </w:rPr>
        <w:t xml:space="preserve">La détection et l’identification des agents pathogènes joue un rôle important dans la lutte contre les maladies des </w:t>
      </w:r>
      <w:r>
        <w:rPr>
          <w:rFonts w:eastAsia="Times New Roman" w:cs="Times New Roman" w:ascii="Times New Roman" w:hAnsi="Times New Roman"/>
          <w:color w:val="333333"/>
        </w:rPr>
        <w:t xml:space="preserve">plantes. Le test LAMP offre les avantages suivants par rapport aux autres méthodes classiques  d'amplification d'ADN : (i) il amplifie les acides nucléiques dans des conditions isothermes (températures constantes) ce qui permet de s’affranchir de l’utilisation des thermocycleurs onéreux , (ii) il est hautement spécifique car il repose sur l’utilisation de 4 à 6 amorces LAMP spécifiques, et (iii) il permet d’observer l'amplification de l'ADN cible en mesurant la fluorescence de la solution réactionnelle à l’aide de colorants intercalants (Notomi et </w:t>
      </w:r>
      <w:r>
        <w:rPr>
          <w:rFonts w:eastAsia="Times New Roman" w:cs="Times New Roman" w:ascii="Times New Roman" w:hAnsi="Times New Roman"/>
          <w:i/>
          <w:color w:val="333333"/>
        </w:rPr>
        <w:t>al</w:t>
      </w:r>
      <w:r>
        <w:rPr>
          <w:rFonts w:eastAsia="Times New Roman" w:cs="Times New Roman" w:ascii="Times New Roman" w:hAnsi="Times New Roman"/>
          <w:color w:val="333333"/>
        </w:rPr>
        <w:t>., 2000) ou</w:t>
      </w:r>
      <w:r>
        <w:rPr>
          <w:rFonts w:eastAsia="Times New Roman" w:cs="Times New Roman" w:ascii="Times New Roman" w:hAnsi="Times New Roman"/>
          <w:i/>
          <w:color w:val="333333"/>
        </w:rPr>
        <w:t xml:space="preserve"> </w:t>
      </w:r>
      <w:r>
        <w:rPr>
          <w:rFonts w:eastAsia="Times New Roman" w:cs="Times New Roman" w:ascii="Times New Roman" w:hAnsi="Times New Roman"/>
          <w:color w:val="333333"/>
        </w:rPr>
        <w:t xml:space="preserve"> bien par visualisation directe de la turbidité (par ajout d’un complexe calcéine/Mn</w:t>
      </w:r>
      <w:r>
        <w:rPr>
          <w:rFonts w:eastAsia="Times New Roman" w:cs="Times New Roman" w:ascii="Times New Roman" w:hAnsi="Times New Roman"/>
          <w:color w:val="333333"/>
          <w:vertAlign w:val="superscript"/>
        </w:rPr>
        <w:t>2+</w:t>
      </w:r>
      <w:r>
        <w:rPr>
          <w:rFonts w:eastAsia="Times New Roman" w:cs="Times New Roman" w:ascii="Times New Roman" w:hAnsi="Times New Roman"/>
          <w:color w:val="333333"/>
        </w:rPr>
        <w:t xml:space="preserve">) ou par changement de colorimétrie (par ajout soit de bleu d’hydroxynapthol, soit d’un marqueur de pH comme utilisé dans la présente étude). </w:t>
      </w:r>
      <w:r>
        <w:rPr>
          <w:rFonts w:eastAsia="Times New Roman" w:cs="Times New Roman" w:ascii="Times New Roman" w:hAnsi="Times New Roman"/>
          <w:color w:val="000000"/>
          <w:shd w:fill="FFFFFF" w:val="clear"/>
          <w:lang w:eastAsia="fr-FR"/>
        </w:rPr>
        <w:t xml:space="preserve">Sans oublier la forte sensibilité de la LAMP capable de détecter l'ADN à seulement six copies dans le mélange réactionnel (Notomi et </w:t>
      </w:r>
      <w:r>
        <w:rPr>
          <w:rFonts w:eastAsia="Times New Roman" w:cs="Times New Roman" w:ascii="Times New Roman" w:hAnsi="Times New Roman"/>
          <w:i/>
          <w:color w:val="000000"/>
          <w:shd w:fill="FFFFFF" w:val="clear"/>
          <w:lang w:eastAsia="fr-FR"/>
        </w:rPr>
        <w:t>al</w:t>
      </w:r>
      <w:r>
        <w:rPr>
          <w:rFonts w:eastAsia="Times New Roman" w:cs="Times New Roman" w:ascii="Times New Roman" w:hAnsi="Times New Roman"/>
          <w:color w:val="000000"/>
          <w:shd w:fill="FFFFFF" w:val="clear"/>
          <w:lang w:eastAsia="fr-FR"/>
        </w:rPr>
        <w:t>., 2000)</w:t>
      </w:r>
    </w:p>
    <w:p>
      <w:pPr>
        <w:pStyle w:val="Normal"/>
        <w:spacing w:lineRule="auto" w:line="360"/>
        <w:jc w:val="both"/>
        <w:rPr>
          <w:rFonts w:ascii="Times New Roman" w:hAnsi="Times New Roman" w:eastAsia="Times New Roman" w:cs="Times New Roman"/>
          <w:color w:val="333333"/>
        </w:rPr>
      </w:pPr>
      <w:r>
        <w:rPr>
          <w:rFonts w:eastAsia="Times New Roman" w:cs="Times New Roman" w:ascii="Times New Roman" w:hAnsi="Times New Roman"/>
          <w:color w:val="333333"/>
        </w:rPr>
        <w:t>Nous avions besoin d’une technique très sensible pour détecter les plus infimes quantité de spores</w:t>
      </w:r>
      <w:r>
        <w:rPr>
          <w:rFonts w:cs="Times New Roman" w:ascii="Times New Roman" w:hAnsi="Times New Roman"/>
        </w:rPr>
        <w:t>, mais aussi besoin d’une technique facile à mettre œuvre pour le diagnostic rapide au moindre coût de l’anthracnose dans une structure professionnelle.</w:t>
      </w:r>
    </w:p>
    <w:p>
      <w:pPr>
        <w:pStyle w:val="Normal"/>
        <w:spacing w:lineRule="auto" w:line="360"/>
        <w:jc w:val="both"/>
        <w:rPr>
          <w:rFonts w:ascii="Times New Roman" w:hAnsi="Times New Roman" w:cs="Times New Roman"/>
          <w:sz w:val="36"/>
          <w:highlight w:val="yellow"/>
        </w:rPr>
      </w:pPr>
      <w:r>
        <w:rPr>
          <w:rFonts w:cs="Times New Roman" w:ascii="Times New Roman" w:hAnsi="Times New Roman"/>
        </w:rPr>
        <w:t xml:space="preserve">En ce qui concerne nos dernières analyses du rapport du Laboratoire Biofidal, cela pose plus de questions que ça n’apporte de réponses : est-ce que le Laboratoire Biofidal est passé à côté des résultats en faisant un Blast à l’aveugle ? Il nous manquait du temps pour analyser plus finement les séquences obtenues avant la fin du stage. Sinon il faudrait regarder à nouveau les spores des souches séquencées pour voir si, au niveau morphologique, nous sommes bien sûrs d’avoir envoyé des </w:t>
      </w:r>
      <w:r>
        <w:rPr>
          <w:rFonts w:cs="Times New Roman" w:ascii="Times New Roman" w:hAnsi="Times New Roman"/>
          <w:i/>
        </w:rPr>
        <w:t>Colletotrichum</w:t>
      </w:r>
      <w:r>
        <w:rPr>
          <w:rFonts w:cs="Times New Roman" w:ascii="Times New Roman" w:hAnsi="Times New Roman"/>
        </w:rPr>
        <w:t xml:space="preserve">, et pas des </w:t>
      </w:r>
      <w:r>
        <w:rPr>
          <w:rFonts w:cs="Times New Roman" w:ascii="Times New Roman" w:hAnsi="Times New Roman"/>
          <w:i/>
        </w:rPr>
        <w:t>Giberella</w:t>
      </w:r>
      <w:r>
        <w:rPr>
          <w:rFonts w:cs="Times New Roman" w:ascii="Times New Roman" w:hAnsi="Times New Roman"/>
        </w:rPr>
        <w:t xml:space="preserve"> par exemple.</w:t>
      </w:r>
    </w:p>
    <w:p>
      <w:pPr>
        <w:pStyle w:val="Normal"/>
        <w:spacing w:lineRule="auto" w:line="360"/>
        <w:jc w:val="both"/>
        <w:rPr>
          <w:rFonts w:ascii="Times New Roman" w:hAnsi="Times New Roman" w:cs="Times New Roman"/>
          <w:highlight w:val="yellow"/>
        </w:rPr>
      </w:pPr>
      <w:r>
        <w:rPr>
          <w:rFonts w:cs="Times New Roman" w:ascii="Times New Roman" w:hAnsi="Times New Roman"/>
          <w:highlight w:val="yellow"/>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eastAsia="Times New Roman" w:cs="Times New Roman"/>
          <w:color w:val="333333"/>
          <w:szCs w:val="27"/>
        </w:rPr>
      </w:pPr>
      <w:r>
        <w:rPr>
          <w:rFonts w:eastAsia="Times New Roman" w:cs="Times New Roman" w:ascii="Times New Roman" w:hAnsi="Times New Roman"/>
          <w:color w:val="333333"/>
          <w:szCs w:val="27"/>
        </w:rPr>
      </w:r>
    </w:p>
    <w:p>
      <w:pPr>
        <w:pStyle w:val="Normal"/>
        <w:spacing w:lineRule="auto" w:line="360"/>
        <w:jc w:val="both"/>
        <w:rPr>
          <w:rFonts w:ascii="Times New Roman" w:hAnsi="Times New Roman" w:cs="Times New Roman"/>
          <w:highlight w:val="yellow"/>
        </w:rPr>
      </w:pPr>
      <w:r>
        <w:rPr>
          <w:rFonts w:cs="Times New Roman" w:ascii="Times New Roman" w:hAnsi="Times New Roman"/>
          <w:highlight w:val="yellow"/>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pBdr>
          <w:bottom w:val="single" w:sz="4" w:space="1" w:color="000000"/>
        </w:pBdr>
        <w:spacing w:lineRule="auto" w:line="276"/>
        <w:rPr>
          <w:rFonts w:ascii="Times New Roman" w:hAnsi="Times New Roman" w:cs="Times New Roman"/>
          <w:b/>
          <w:b/>
          <w:sz w:val="40"/>
        </w:rPr>
      </w:pPr>
      <w:r>
        <w:rPr>
          <w:rFonts w:cs="Times New Roman" w:ascii="Times New Roman" w:hAnsi="Times New Roman"/>
          <w:b/>
          <w:i/>
          <w:sz w:val="40"/>
        </w:rPr>
        <w:t xml:space="preserve">Références bibliographiques </w:t>
      </w:r>
    </w:p>
    <w:p>
      <w:pPr>
        <w:pStyle w:val="Normal"/>
        <w:spacing w:lineRule="auto" w:line="276"/>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Abang M.M., Winter S., Green K.R., Hoffmann P., Mignouna H.D. &amp; Wolf G.A., 2002. Molecular identificationof Colletotrichum gloeosporioides causing anthracnose in Nigeria. </w:t>
      </w:r>
      <w:r>
        <w:rPr>
          <w:rFonts w:cs="Times New Roman" w:ascii="Times New Roman" w:hAnsi="Times New Roman"/>
          <w:i/>
        </w:rPr>
        <w:t>Plant Pathology</w:t>
      </w:r>
      <w:r>
        <w:rPr>
          <w:rFonts w:cs="Times New Roman" w:ascii="Times New Roman" w:hAnsi="Times New Roman"/>
        </w:rPr>
        <w:t>, 51, 63-71</w:t>
      </w:r>
    </w:p>
    <w:p>
      <w:pPr>
        <w:pStyle w:val="ListParagraph"/>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Adifon F., Yabi I., Vissoh P., Balogoun I., Dossou J., Saïdou A., 2019. Écologie, systèmes de culture et utilisations alimentaires des ignames en Afrique tropicale : synthèse bibliographique. </w:t>
      </w:r>
      <w:r>
        <w:rPr>
          <w:rFonts w:cs="Times New Roman" w:ascii="Times New Roman" w:hAnsi="Times New Roman"/>
          <w:i/>
        </w:rPr>
        <w:t>Cahiers d’Agriculture</w:t>
      </w:r>
      <w:r>
        <w:rPr>
          <w:rFonts w:cs="Times New Roman" w:ascii="Times New Roman" w:hAnsi="Times New Roman"/>
        </w:rPr>
        <w:t xml:space="preserve">, </w:t>
      </w:r>
      <w:r>
        <w:rPr>
          <w:rFonts w:cs="Times New Roman" w:ascii="Times New Roman" w:hAnsi="Times New Roman"/>
          <w:i/>
        </w:rPr>
        <w:t>EDP Sciences</w:t>
      </w:r>
      <w:r>
        <w:rPr>
          <w:rFonts w:cs="Times New Roman" w:ascii="Times New Roman" w:hAnsi="Times New Roman"/>
        </w:rPr>
        <w:t>, 1-11</w:t>
      </w:r>
    </w:p>
    <w:p>
      <w:pPr>
        <w:pStyle w:val="ListParagraph"/>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Amusa N.A., Adegbite A.A., Muhammed S. &amp; Baiyewu R.A., 2003. Yam diseases and its management in Nigeria</w:t>
      </w:r>
      <w:r>
        <w:rPr>
          <w:rFonts w:cs="Times New Roman" w:ascii="Times New Roman" w:hAnsi="Times New Roman"/>
          <w:i/>
        </w:rPr>
        <w:t>. African Journal of Biotechnology</w:t>
      </w:r>
      <w:r>
        <w:rPr>
          <w:rFonts w:cs="Times New Roman" w:ascii="Times New Roman" w:hAnsi="Times New Roman"/>
        </w:rPr>
        <w:t>. 2 (12), 497-502</w:t>
      </w:r>
    </w:p>
    <w:p>
      <w:pPr>
        <w:pStyle w:val="ListParagraph"/>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Andres C., AdeOluwa O.O., Bhullar G.S., 2017. Yam (</w:t>
      </w:r>
      <w:r>
        <w:rPr>
          <w:rFonts w:cs="Times New Roman" w:ascii="Times New Roman" w:hAnsi="Times New Roman"/>
          <w:i/>
        </w:rPr>
        <w:t>Dioscorea</w:t>
      </w:r>
      <w:r>
        <w:rPr>
          <w:rFonts w:cs="Times New Roman" w:ascii="Times New Roman" w:hAnsi="Times New Roman"/>
        </w:rPr>
        <w:t xml:space="preserve"> spp.). </w:t>
      </w:r>
      <w:r>
        <w:rPr>
          <w:rFonts w:cs="Times New Roman" w:ascii="Times New Roman" w:hAnsi="Times New Roman"/>
          <w:i/>
        </w:rPr>
        <w:t>Encyclopedia of Applied Plant Sciences</w:t>
      </w:r>
      <w:r>
        <w:rPr>
          <w:rFonts w:cs="Times New Roman" w:ascii="Times New Roman" w:hAnsi="Times New Roman"/>
        </w:rPr>
        <w:t xml:space="preserve"> (</w:t>
      </w:r>
      <w:r>
        <w:rPr>
          <w:rFonts w:cs="Times New Roman" w:ascii="Times New Roman" w:hAnsi="Times New Roman"/>
          <w:i/>
        </w:rPr>
        <w:t>2</w:t>
      </w:r>
      <w:r>
        <w:rPr>
          <w:rFonts w:cs="Times New Roman" w:ascii="Times New Roman" w:hAnsi="Times New Roman"/>
          <w:i/>
          <w:vertAlign w:val="superscript"/>
        </w:rPr>
        <w:t>nd</w:t>
      </w:r>
      <w:r>
        <w:rPr>
          <w:rFonts w:cs="Times New Roman" w:ascii="Times New Roman" w:hAnsi="Times New Roman"/>
          <w:i/>
        </w:rPr>
        <w:t xml:space="preserve"> edition</w:t>
      </w:r>
      <w:r>
        <w:rPr>
          <w:rFonts w:cs="Times New Roman" w:ascii="Times New Roman" w:hAnsi="Times New Roman"/>
        </w:rPr>
        <w:t>) 3, 435-441</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Audinay A., Amory R., Ano G., Jacqua G., Torregrossa J.P., Queneherve P., Dufeal D. &amp; Ovarbury T., 2005. Étude du comportement de deux variétés de Dioscorea alata dans les conditions de la Martinique (Mai 2004-Février 2005). </w:t>
      </w:r>
      <w:r>
        <w:rPr>
          <w:rFonts w:cs="Times New Roman" w:ascii="Times New Roman" w:hAnsi="Times New Roman"/>
          <w:i/>
        </w:rPr>
        <w:t>Proceedings of the Caribbean Food Crops Society</w:t>
      </w:r>
      <w:r>
        <w:rPr>
          <w:rFonts w:cs="Times New Roman" w:ascii="Times New Roman" w:hAnsi="Times New Roman"/>
        </w:rPr>
        <w:t>. 41 (2), 448-461</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Bailey J.A., O’Connell R.J., Pring R.J. &amp; Nash C., 1992. Infection Strategies of Colletotrichum Species. In : Colletotrichum : Biology, Pathology and Control, </w:t>
      </w:r>
      <w:r>
        <w:rPr>
          <w:rFonts w:cs="Times New Roman" w:ascii="Times New Roman" w:hAnsi="Times New Roman"/>
          <w:i/>
        </w:rPr>
        <w:t>British Society for Plant Pathology</w:t>
      </w:r>
      <w:r>
        <w:rPr>
          <w:rFonts w:cs="Times New Roman" w:ascii="Times New Roman" w:hAnsi="Times New Roman"/>
        </w:rPr>
        <w:t xml:space="preserve">. </w:t>
      </w:r>
      <w:r>
        <w:rPr>
          <w:rFonts w:cs="Times New Roman" w:ascii="Times New Roman" w:hAnsi="Times New Roman"/>
          <w:i/>
        </w:rPr>
        <w:t>CAB International</w:t>
      </w:r>
      <w:r>
        <w:rPr>
          <w:rFonts w:cs="Times New Roman" w:ascii="Times New Roman" w:hAnsi="Times New Roman"/>
        </w:rPr>
        <w:t>, 88-120</w:t>
      </w:r>
    </w:p>
    <w:p>
      <w:pPr>
        <w:pStyle w:val="Normal"/>
        <w:tabs>
          <w:tab w:val="clear" w:pos="708"/>
          <w:tab w:val="left" w:pos="6917" w:leader="none"/>
        </w:tabs>
        <w:jc w:val="both"/>
        <w:rPr>
          <w:rFonts w:ascii="Times New Roman" w:hAnsi="Times New Roman" w:cs="Times New Roman"/>
        </w:rPr>
      </w:pPr>
      <w:r>
        <w:rPr>
          <w:rFonts w:cs="Times New Roman" w:ascii="Times New Roman" w:hAnsi="Times New Roman"/>
        </w:rPr>
        <w:tab/>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Baudin P., 1956. Maladies parasitaires des Ignames en Côte d’Ivoire. </w:t>
      </w:r>
      <w:r>
        <w:rPr>
          <w:rFonts w:cs="Times New Roman" w:ascii="Times New Roman" w:hAnsi="Times New Roman"/>
          <w:i/>
        </w:rPr>
        <w:t>Revue de Mycologie. Supplément colonial</w:t>
      </w:r>
      <w:r>
        <w:rPr>
          <w:rFonts w:cs="Times New Roman" w:ascii="Times New Roman" w:hAnsi="Times New Roman"/>
        </w:rPr>
        <w:t>, 21, 87-111</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Cannon P.F., Damm U., Johnston P.R. &amp; Weir B.S., 2012. Colletotrichum – current status and future directions. </w:t>
      </w:r>
      <w:r>
        <w:rPr>
          <w:rFonts w:cs="Times New Roman" w:ascii="Times New Roman" w:hAnsi="Times New Roman"/>
          <w:i/>
        </w:rPr>
        <w:t>Studies in Mycology</w:t>
      </w:r>
      <w:r>
        <w:rPr>
          <w:rFonts w:cs="Times New Roman" w:ascii="Times New Roman" w:hAnsi="Times New Roman"/>
        </w:rPr>
        <w:t>, 73, 181-213</w:t>
      </w:r>
    </w:p>
    <w:p>
      <w:pPr>
        <w:pStyle w:val="ListParagraph"/>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eastAsia="Times New Roman" w:cs="Times New Roman"/>
          <w:lang w:eastAsia="fr-FR"/>
        </w:rPr>
      </w:pPr>
      <w:r>
        <w:rPr>
          <w:rFonts w:eastAsia="Times New Roman" w:cs="Times New Roman" w:ascii="Times New Roman" w:hAnsi="Times New Roman"/>
          <w:color w:val="000000"/>
          <w:shd w:fill="FFFFFF" w:val="clear"/>
          <w:lang w:eastAsia="fr-FR"/>
        </w:rPr>
        <w:t>Coursey, D.G., 1976. Origin and Domestication of Yams in Africa. In : Harlan, J.R. and de Hague, J.M.J., Eds. Origin of African Plant Domestication in Africa, Mouton, The Hague, 383-403</w:t>
      </w:r>
    </w:p>
    <w:p>
      <w:pPr>
        <w:pStyle w:val="ListParagraph"/>
        <w:rPr>
          <w:rFonts w:ascii="Times New Roman" w:hAnsi="Times New Roman" w:eastAsia="Times New Roman" w:cs="Times New Roman"/>
          <w:lang w:eastAsia="fr-FR"/>
        </w:rPr>
      </w:pPr>
      <w:r>
        <w:rPr>
          <w:rFonts w:eastAsia="Times New Roman" w:cs="Times New Roman" w:ascii="Times New Roman" w:hAnsi="Times New Roman"/>
          <w:lang w:eastAsia="fr-FR"/>
        </w:rPr>
      </w:r>
    </w:p>
    <w:p>
      <w:pPr>
        <w:pStyle w:val="ListParagraph"/>
        <w:numPr>
          <w:ilvl w:val="0"/>
          <w:numId w:val="5"/>
        </w:numPr>
        <w:jc w:val="both"/>
        <w:rPr>
          <w:rFonts w:ascii="Times New Roman" w:hAnsi="Times New Roman" w:cs="Times New Roman"/>
        </w:rPr>
      </w:pPr>
      <w:r>
        <w:rPr>
          <w:rFonts w:cs="Times New Roman" w:ascii="Times New Roman" w:hAnsi="Times New Roman"/>
        </w:rPr>
        <w:t>Degras L., 1986. L’igname : Plante à tubercule tropicale. G.-P. Maisonneuve et Larose et A.C.C.T. (Eds), 413 p.</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Fournet J., Degras L., Arnolin R. &amp; Jacqua G., 1975. Essais relatif à l’anthracnose de l’igname. </w:t>
      </w:r>
      <w:r>
        <w:rPr>
          <w:rFonts w:cs="Times New Roman" w:ascii="Times New Roman" w:hAnsi="Times New Roman"/>
          <w:i/>
        </w:rPr>
        <w:t>Nouvelles Agronomiques Antilles-Guyane</w:t>
      </w:r>
      <w:r>
        <w:rPr>
          <w:rFonts w:cs="Times New Roman" w:ascii="Times New Roman" w:hAnsi="Times New Roman"/>
        </w:rPr>
        <w:t>, 12, 115-122</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Fuentes-Aragon D., Juarez-Vazquez S.B., Vargas-Hernandez M. &amp; Silva-Rojas H.V., 2018. Colletotrichum fructicola, a member of Colletotrichum gloeosporioides sensu lato, is the causal agent of Anthracnose and Soft Rot in avocado fruits cv. « Hass ». Microbiology, 46 (2), 92-100</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Guyader S., Crombez J., Salles M., Bussière F. &amp; Bajazet T., 2013. Modelling the effects of temperature and leaf wetness on monocyclic infection in a tropical fungal pathosystem. </w:t>
      </w:r>
      <w:r>
        <w:rPr>
          <w:rFonts w:cs="Times New Roman" w:ascii="Times New Roman" w:hAnsi="Times New Roman"/>
          <w:i/>
        </w:rPr>
        <w:t>European Journal of Plant Pathology</w:t>
      </w:r>
      <w:r>
        <w:rPr>
          <w:rFonts w:cs="Times New Roman" w:ascii="Times New Roman" w:hAnsi="Times New Roman"/>
        </w:rPr>
        <w:t>, 136, 535-545</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Guyader S., 2014. Anthracnose : maladie fongique des parties aériennes. Rapport scientifique. INRA, UPROFIG, SPV, 1 p</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Lau H.Y. &amp; Botella J.R., 2017. Advanced DNA-Based Point-of-Care Diagnostic Methods for Plant Diseases Detection. Frontiers in Plant Science, 8, 1-14 </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Messiaen C.M., Blancard D., Rouxel F. &amp; Lafon R., 1991. Le diagnostic. In :  Les maladies des plantes maraîchères. INRA, 16-30</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Mills Peter R., Sreenivasaprasad &amp; Brown Averil E., 1992. Detection and differenciation of Colletotrichum gloeosporioides isolates using PCR. FEMS Microbiology Letters, 98, 137-144</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5"/>
        </w:numPr>
        <w:suppressAutoHyphens w:val="true"/>
        <w:overflowPunct w:val="true"/>
        <w:jc w:val="both"/>
        <w:rPr>
          <w:rFonts w:ascii="Times New Roman" w:hAnsi="Times New Roman" w:cs="Times New Roman"/>
        </w:rPr>
      </w:pPr>
      <w:r>
        <w:rPr>
          <w:rFonts w:cs="Times New Roman" w:ascii="Times New Roman" w:hAnsi="Times New Roman"/>
        </w:rPr>
        <w:t xml:space="preserve">Nagamine, K., Hase, T., &amp; Notomi, T., 2002. Accelerated reaction by loop-mediated isothermal amplification using loop primers. </w:t>
      </w:r>
      <w:r>
        <w:rPr>
          <w:rFonts w:cs="Times New Roman" w:ascii="Times New Roman" w:hAnsi="Times New Roman"/>
          <w:i/>
        </w:rPr>
        <w:t>Molecular and Cellular Probes</w:t>
      </w:r>
      <w:r>
        <w:rPr>
          <w:rFonts w:cs="Times New Roman" w:ascii="Times New Roman" w:hAnsi="Times New Roman"/>
        </w:rPr>
        <w:t xml:space="preserve">, </w:t>
      </w:r>
      <w:r>
        <w:rPr>
          <w:rFonts w:cs="Times New Roman" w:ascii="Times New Roman" w:hAnsi="Times New Roman"/>
          <w:i/>
        </w:rPr>
        <w:t xml:space="preserve">16 </w:t>
      </w:r>
      <w:r>
        <w:rPr>
          <w:rFonts w:cs="Times New Roman" w:ascii="Times New Roman" w:hAnsi="Times New Roman"/>
        </w:rPr>
        <w:t>(3), 223–229</w:t>
      </w:r>
    </w:p>
    <w:p>
      <w:pPr>
        <w:pStyle w:val="Normal"/>
        <w:suppressAutoHyphens w:val="true"/>
        <w:overflowPunct w:val="true"/>
        <w:jc w:val="both"/>
        <w:rPr>
          <w:rFonts w:ascii="Times New Roman" w:hAnsi="Times New Roman" w:cs="Times New Roman"/>
        </w:rPr>
      </w:pPr>
      <w:r>
        <w:rPr>
          <w:rFonts w:cs="Times New Roman" w:ascii="Times New Roman" w:hAnsi="Times New Roman"/>
        </w:rPr>
      </w:r>
    </w:p>
    <w:p>
      <w:pPr>
        <w:pStyle w:val="Normal"/>
        <w:numPr>
          <w:ilvl w:val="0"/>
          <w:numId w:val="5"/>
        </w:numPr>
        <w:suppressAutoHyphens w:val="true"/>
        <w:overflowPunct w:val="true"/>
        <w:jc w:val="both"/>
        <w:rPr>
          <w:rFonts w:ascii="Times New Roman" w:hAnsi="Times New Roman" w:cs="Times New Roman"/>
        </w:rPr>
      </w:pPr>
      <w:r>
        <w:rPr>
          <w:rFonts w:cs="Times New Roman" w:ascii="Times New Roman" w:hAnsi="Times New Roman"/>
        </w:rPr>
        <w:t xml:space="preserve">New England BioLabs, WarmStart® Colorimetric LAMP 2X Master Mix (DNA &amp; RNA), consulté le 18/02/2020, </w:t>
      </w:r>
      <w:r>
        <w:fldChar w:fldCharType="begin"/>
      </w:r>
      <w:r>
        <w:rPr>
          <w:rStyle w:val="InternetLink"/>
          <w:rFonts w:eastAsia="Times New Roman" w:cs="Times New Roman" w:ascii="Times New Roman" w:hAnsi="Times New Roman"/>
        </w:rPr>
        <w:instrText> HYPERLINK "https://international.neb.com/products/m1800-warmstart-colorimetric-lamp-2x-master-mix-dna-rna" \l "Product Information"</w:instrText>
      </w:r>
      <w:r>
        <w:rPr>
          <w:rStyle w:val="InternetLink"/>
          <w:rFonts w:eastAsia="Times New Roman" w:cs="Times New Roman" w:ascii="Times New Roman" w:hAnsi="Times New Roman"/>
        </w:rPr>
        <w:fldChar w:fldCharType="separate"/>
      </w:r>
      <w:r>
        <w:rPr>
          <w:rStyle w:val="InternetLink"/>
          <w:rFonts w:eastAsia="Times New Roman" w:cs="Times New Roman" w:ascii="Times New Roman" w:hAnsi="Times New Roman"/>
        </w:rPr>
        <w:t>https://international.neb.com/products/m1800-warmstart-colorimetric-lamp-2x-master-mix-dna-rna#Product%20Information</w:t>
      </w:r>
      <w:r>
        <w:rPr>
          <w:rStyle w:val="InternetLink"/>
          <w:rFonts w:eastAsia="Times New Roman" w:cs="Times New Roman" w:ascii="Times New Roman" w:hAnsi="Times New Roman"/>
        </w:rPr>
        <w:fldChar w:fldCharType="end"/>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Notomi T., Okayama H., Masubuchi H., Yonekawa T., Watanabe K., Amino N. &amp; Hase T., 2000.  Loop-mediated isothermal amplification of DNA. </w:t>
      </w:r>
      <w:r>
        <w:rPr>
          <w:rFonts w:cs="Times New Roman" w:ascii="Times New Roman" w:hAnsi="Times New Roman"/>
          <w:i/>
        </w:rPr>
        <w:t>Nucleic Acids Research</w:t>
      </w:r>
      <w:r>
        <w:rPr>
          <w:rFonts w:cs="Times New Roman" w:ascii="Times New Roman" w:hAnsi="Times New Roman"/>
        </w:rPr>
        <w:t>, 28, 12, e63</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Notomi T., Mori Y., Tomita N. &amp; Kanda H., 2015. Loop-mediated isothermal amplification (LAMP) : principles, features, and future prospects. </w:t>
      </w:r>
      <w:r>
        <w:rPr>
          <w:rFonts w:cs="Times New Roman" w:ascii="Times New Roman" w:hAnsi="Times New Roman"/>
          <w:i/>
        </w:rPr>
        <w:t>Journal of Microbiology</w:t>
      </w:r>
      <w:r>
        <w:rPr>
          <w:rFonts w:cs="Times New Roman" w:ascii="Times New Roman" w:hAnsi="Times New Roman"/>
        </w:rPr>
        <w:t>, 53, 1-5</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Orkwor G.C., 1998. The importance of yams. In : Food Yams Advances in Research. Orkwor G.C., Asiedu R., Ekanayake I.J. (Eds), </w:t>
      </w:r>
      <w:r>
        <w:rPr>
          <w:rFonts w:cs="Times New Roman" w:ascii="Times New Roman" w:hAnsi="Times New Roman"/>
          <w:i/>
        </w:rPr>
        <w:t>IITA-NRCRI</w:t>
      </w:r>
      <w:r>
        <w:rPr>
          <w:rFonts w:cs="Times New Roman" w:ascii="Times New Roman" w:hAnsi="Times New Roman"/>
        </w:rPr>
        <w:t>, 1-12</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Penet L., Guyader S., Pétro D., Salles M., Bussière F., 2014. Direct Splash Dispersal Prevails over Indirect and Subsequent Spread during Rains in Colletotrichum gloeosporioides Infecting Yams. </w:t>
      </w:r>
      <w:r>
        <w:rPr>
          <w:rFonts w:cs="Times New Roman" w:ascii="Times New Roman" w:hAnsi="Times New Roman"/>
          <w:i/>
        </w:rPr>
        <w:t>PLoS ONE</w:t>
      </w:r>
      <w:r>
        <w:rPr>
          <w:rFonts w:cs="Times New Roman" w:ascii="Times New Roman" w:hAnsi="Times New Roman"/>
        </w:rPr>
        <w:t>, 9, 1-15</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Sutton B.C., 1992. The Genus Glomerella and its Anamorph Colletotrichum. In : Colletotrichum : Biology, Pathology and Control. </w:t>
      </w:r>
      <w:r>
        <w:rPr>
          <w:rFonts w:cs="Times New Roman" w:ascii="Times New Roman" w:hAnsi="Times New Roman"/>
          <w:i/>
        </w:rPr>
        <w:t>British Society for Plant Pathology. CAB International</w:t>
      </w:r>
      <w:r>
        <w:rPr>
          <w:rFonts w:cs="Times New Roman" w:ascii="Times New Roman" w:hAnsi="Times New Roman"/>
        </w:rPr>
        <w:t>, 1-26</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Weir B.S., Johnston P.R., Damm U., 2012. The Colletotrichum gloeosporioides species complex. </w:t>
      </w:r>
      <w:r>
        <w:rPr>
          <w:rFonts w:cs="Times New Roman" w:ascii="Times New Roman" w:hAnsi="Times New Roman"/>
          <w:i/>
        </w:rPr>
        <w:t>Studies in Mycology</w:t>
      </w:r>
      <w:r>
        <w:rPr>
          <w:rFonts w:cs="Times New Roman" w:ascii="Times New Roman" w:hAnsi="Times New Roman"/>
        </w:rPr>
        <w:t>, 73, 115-180</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5"/>
        </w:numPr>
        <w:jc w:val="both"/>
        <w:rPr>
          <w:rFonts w:ascii="Times New Roman" w:hAnsi="Times New Roman" w:cs="Times New Roman"/>
        </w:rPr>
      </w:pPr>
      <w:r>
        <w:rPr>
          <w:rFonts w:cs="Times New Roman" w:ascii="Times New Roman" w:hAnsi="Times New Roman"/>
        </w:rPr>
        <w:t xml:space="preserve">Winch J.E. &amp; Newhook F.J., 1984. Studies of Colletotrichum gloeosporioides disease on yam, Dioscorea alata, in Solomon Islands. </w:t>
      </w:r>
      <w:r>
        <w:rPr>
          <w:rFonts w:cs="Times New Roman" w:ascii="Times New Roman" w:hAnsi="Times New Roman"/>
          <w:i/>
        </w:rPr>
        <w:t>Plant Pathology</w:t>
      </w:r>
      <w:r>
        <w:rPr>
          <w:rFonts w:cs="Times New Roman" w:ascii="Times New Roman" w:hAnsi="Times New Roman"/>
        </w:rPr>
        <w:t>, 33, 467-477</w:t>
      </w:r>
    </w:p>
    <w:p>
      <w:pPr>
        <w:pStyle w:val="Normal"/>
        <w:spacing w:lineRule="auto" w:line="276"/>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cs="Times New Roman"/>
        </w:rPr>
      </w:pPr>
      <w:r>
        <w:rPr>
          <w:rFonts w:cs="Times New Roman" w:ascii="Times New Roman" w:hAnsi="Times New Roman"/>
        </w:rPr>
      </w:r>
    </w:p>
    <w:p>
      <w:pPr>
        <w:pStyle w:val="Normal"/>
        <w:pBdr>
          <w:bottom w:val="single" w:sz="4" w:space="1" w:color="000000"/>
        </w:pBdr>
        <w:spacing w:lineRule="auto" w:line="276"/>
        <w:rPr>
          <w:rFonts w:ascii="Times New Roman" w:hAnsi="Times New Roman" w:cs="Times New Roman"/>
          <w:b/>
          <w:b/>
          <w:sz w:val="40"/>
        </w:rPr>
      </w:pPr>
      <w:r>
        <w:rPr>
          <w:rFonts w:cs="Times New Roman" w:ascii="Times New Roman" w:hAnsi="Times New Roman"/>
          <w:b/>
          <w:sz w:val="40"/>
        </w:rPr>
        <w:t xml:space="preserve">Annexes </w:t>
      </w:r>
    </w:p>
    <w:p>
      <w:pPr>
        <w:pStyle w:val="Normal"/>
        <w:rPr/>
      </w:pPr>
      <w:r>
        <w:rPr/>
      </w:r>
    </w:p>
    <w:p>
      <w:pPr>
        <w:pStyle w:val="Normal"/>
        <w:jc w:val="center"/>
        <w:rPr>
          <w:rFonts w:ascii="Times New Roman" w:hAnsi="Times New Roman" w:cs="Times New Roman"/>
          <w:b/>
          <w:b/>
          <w:sz w:val="28"/>
        </w:rPr>
      </w:pPr>
      <w:r>
        <w:rPr>
          <w:rFonts w:cs="Times New Roman" w:ascii="Times New Roman" w:hAnsi="Times New Roman"/>
          <w:b/>
          <w:sz w:val="28"/>
        </w:rPr>
      </w:r>
    </w:p>
    <w:p>
      <w:pPr>
        <w:pStyle w:val="Normal"/>
        <w:jc w:val="center"/>
        <w:rPr>
          <w:rFonts w:ascii="Times New Roman" w:hAnsi="Times New Roman" w:cs="Times New Roman"/>
          <w:b/>
          <w:b/>
          <w:sz w:val="28"/>
        </w:rPr>
      </w:pPr>
      <w:r>
        <w:rPr>
          <w:rFonts w:cs="Times New Roman" w:ascii="Times New Roman" w:hAnsi="Times New Roman"/>
          <w:b/>
          <w:sz w:val="28"/>
        </w:rPr>
        <w:t xml:space="preserve">A1. Préparation du milieu de culture synthétique PDA </w:t>
      </w:r>
    </w:p>
    <w:p>
      <w:pPr>
        <w:pStyle w:val="Normal"/>
        <w:jc w:val="center"/>
        <w:rPr>
          <w:rFonts w:ascii="Times New Roman" w:hAnsi="Times New Roman" w:cs="Times New Roman"/>
          <w:b/>
          <w:b/>
          <w:sz w:val="28"/>
        </w:rPr>
      </w:pPr>
      <w:r>
        <w:rPr>
          <w:rFonts w:cs="Times New Roman" w:ascii="Times New Roman" w:hAnsi="Times New Roman"/>
          <w:b/>
          <w:sz w:val="28"/>
        </w:rPr>
        <w:t>(Potato Dextrose Agar)</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b/>
          <w:b/>
        </w:rPr>
      </w:pPr>
      <w:r>
        <w:rPr>
          <w:rFonts w:cs="Times New Roman" w:ascii="Times New Roman" w:hAnsi="Times New Roman"/>
          <w:b/>
        </w:rPr>
        <w:t xml:space="preserve">Matériels nécessaires : </w:t>
      </w:r>
    </w:p>
    <w:p>
      <w:pPr>
        <w:pStyle w:val="ListParagraph"/>
        <w:numPr>
          <w:ilvl w:val="0"/>
          <w:numId w:val="2"/>
        </w:numPr>
        <w:spacing w:lineRule="auto" w:line="360"/>
        <w:rPr>
          <w:rFonts w:ascii="Times New Roman" w:hAnsi="Times New Roman" w:cs="Times New Roman"/>
        </w:rPr>
      </w:pPr>
      <w:r>
        <w:rPr>
          <w:rFonts w:cs="Times New Roman" w:ascii="Times New Roman" w:hAnsi="Times New Roman"/>
        </w:rPr>
        <w:t xml:space="preserve">Un erlenmeyer </w:t>
      </w:r>
    </w:p>
    <w:p>
      <w:pPr>
        <w:pStyle w:val="ListParagraph"/>
        <w:numPr>
          <w:ilvl w:val="0"/>
          <w:numId w:val="2"/>
        </w:numPr>
        <w:spacing w:lineRule="auto" w:line="360"/>
        <w:rPr>
          <w:rFonts w:ascii="Times New Roman" w:hAnsi="Times New Roman" w:cs="Times New Roman"/>
        </w:rPr>
      </w:pPr>
      <w:r>
        <w:rPr>
          <w:rFonts w:cs="Times New Roman" w:ascii="Times New Roman" w:hAnsi="Times New Roman"/>
        </w:rPr>
        <w:t>Eau distillée</w:t>
      </w:r>
    </w:p>
    <w:p>
      <w:pPr>
        <w:pStyle w:val="ListParagraph"/>
        <w:numPr>
          <w:ilvl w:val="0"/>
          <w:numId w:val="2"/>
        </w:numPr>
        <w:spacing w:lineRule="auto" w:line="360"/>
        <w:rPr>
          <w:rFonts w:ascii="Times New Roman" w:hAnsi="Times New Roman" w:cs="Times New Roman"/>
        </w:rPr>
      </w:pPr>
      <w:r>
        <w:rPr>
          <w:rFonts w:cs="Times New Roman" w:ascii="Times New Roman" w:hAnsi="Times New Roman"/>
        </w:rPr>
        <w:t>Poudre P.D.A</w:t>
      </w:r>
    </w:p>
    <w:p>
      <w:pPr>
        <w:pStyle w:val="ListParagraph"/>
        <w:numPr>
          <w:ilvl w:val="0"/>
          <w:numId w:val="2"/>
        </w:numPr>
        <w:spacing w:lineRule="auto" w:line="360"/>
        <w:rPr>
          <w:rFonts w:ascii="Times New Roman" w:hAnsi="Times New Roman" w:cs="Times New Roman"/>
        </w:rPr>
      </w:pPr>
      <w:r>
        <w:rPr>
          <w:rFonts w:cs="Times New Roman" w:ascii="Times New Roman" w:hAnsi="Times New Roman"/>
        </w:rPr>
        <w:t xml:space="preserve">Balance </w:t>
      </w:r>
    </w:p>
    <w:p>
      <w:pPr>
        <w:pStyle w:val="ListParagraph"/>
        <w:numPr>
          <w:ilvl w:val="0"/>
          <w:numId w:val="2"/>
        </w:numPr>
        <w:spacing w:lineRule="auto" w:line="360"/>
        <w:rPr>
          <w:rFonts w:ascii="Times New Roman" w:hAnsi="Times New Roman" w:cs="Times New Roman"/>
        </w:rPr>
      </w:pPr>
      <w:r>
        <w:rPr>
          <w:rFonts w:cs="Times New Roman" w:ascii="Times New Roman" w:hAnsi="Times New Roman"/>
        </w:rPr>
        <w:t xml:space="preserve">Spatule </w:t>
      </w:r>
    </w:p>
    <w:p>
      <w:pPr>
        <w:pStyle w:val="ListParagraph"/>
        <w:numPr>
          <w:ilvl w:val="0"/>
          <w:numId w:val="2"/>
        </w:numPr>
        <w:spacing w:lineRule="auto" w:line="360"/>
        <w:rPr>
          <w:rFonts w:ascii="Times New Roman" w:hAnsi="Times New Roman" w:cs="Times New Roman"/>
        </w:rPr>
      </w:pPr>
      <w:r>
        <w:rPr>
          <w:rFonts w:cs="Times New Roman" w:ascii="Times New Roman" w:hAnsi="Times New Roman"/>
        </w:rPr>
        <w:t xml:space="preserve">Coupelle en verre </w:t>
      </w:r>
    </w:p>
    <w:p>
      <w:pPr>
        <w:pStyle w:val="ListParagraph"/>
        <w:numPr>
          <w:ilvl w:val="0"/>
          <w:numId w:val="2"/>
        </w:numPr>
        <w:spacing w:lineRule="auto" w:line="360"/>
        <w:rPr>
          <w:rFonts w:ascii="Times New Roman" w:hAnsi="Times New Roman" w:cs="Times New Roman"/>
        </w:rPr>
      </w:pPr>
      <w:r>
        <w:rPr>
          <w:rFonts w:cs="Times New Roman" w:ascii="Times New Roman" w:hAnsi="Times New Roman"/>
        </w:rPr>
        <w:t>Agitateur magnétique chauffant avec barreau aimanté</w:t>
      </w:r>
    </w:p>
    <w:p>
      <w:pPr>
        <w:pStyle w:val="ListParagraph"/>
        <w:numPr>
          <w:ilvl w:val="0"/>
          <w:numId w:val="2"/>
        </w:numPr>
        <w:spacing w:lineRule="auto" w:line="360"/>
        <w:rPr>
          <w:rFonts w:ascii="Times New Roman" w:hAnsi="Times New Roman" w:cs="Times New Roman"/>
        </w:rPr>
      </w:pPr>
      <w:r>
        <w:rPr>
          <w:rFonts w:cs="Times New Roman" w:ascii="Times New Roman" w:hAnsi="Times New Roman"/>
        </w:rPr>
        <w:t>Flacon Duran de 300 ml</w:t>
      </w:r>
    </w:p>
    <w:p>
      <w:pPr>
        <w:pStyle w:val="ListParagraph"/>
        <w:numPr>
          <w:ilvl w:val="0"/>
          <w:numId w:val="2"/>
        </w:numPr>
        <w:spacing w:lineRule="auto" w:line="360"/>
        <w:rPr>
          <w:rFonts w:ascii="Times New Roman" w:hAnsi="Times New Roman" w:cs="Times New Roman"/>
        </w:rPr>
      </w:pPr>
      <w:r>
        <w:rPr>
          <w:rFonts w:cs="Times New Roman" w:ascii="Times New Roman" w:hAnsi="Times New Roman"/>
        </w:rPr>
        <w:t xml:space="preserve">Autoclave </w:t>
      </w:r>
    </w:p>
    <w:p>
      <w:pPr>
        <w:pStyle w:val="ListParagraph"/>
        <w:numPr>
          <w:ilvl w:val="0"/>
          <w:numId w:val="2"/>
        </w:numPr>
        <w:spacing w:lineRule="auto" w:line="360"/>
        <w:rPr>
          <w:rFonts w:ascii="Times New Roman" w:hAnsi="Times New Roman" w:cs="Times New Roman"/>
        </w:rPr>
      </w:pPr>
      <w:r>
        <w:rPr>
          <w:rFonts w:cs="Times New Roman" w:ascii="Times New Roman" w:hAnsi="Times New Roman"/>
        </w:rPr>
        <w:t xml:space="preserve">Réfrigérateur </w:t>
      </w:r>
    </w:p>
    <w:p>
      <w:pPr>
        <w:pStyle w:val="ListParagraph"/>
        <w:numPr>
          <w:ilvl w:val="0"/>
          <w:numId w:val="2"/>
        </w:numPr>
        <w:spacing w:lineRule="auto" w:line="360"/>
        <w:rPr>
          <w:rFonts w:ascii="Times New Roman" w:hAnsi="Times New Roman" w:cs="Times New Roman"/>
        </w:rPr>
      </w:pPr>
      <w:r>
        <w:rPr>
          <w:rFonts w:cs="Times New Roman" w:ascii="Times New Roman" w:hAnsi="Times New Roman"/>
        </w:rPr>
        <w:t>Boite de pétri</w:t>
      </w:r>
    </w:p>
    <w:p>
      <w:pPr>
        <w:pStyle w:val="ListParagraph"/>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b/>
          <w:b/>
        </w:rPr>
      </w:pPr>
      <w:r>
        <w:rPr>
          <w:rFonts w:cs="Times New Roman" w:ascii="Times New Roman" w:hAnsi="Times New Roman"/>
          <w:b/>
        </w:rPr>
        <w:t xml:space="preserve">Méthode (pour 1L) : </w:t>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rPr>
      </w:pPr>
      <w:r>
        <w:rPr>
          <w:rFonts w:cs="Times New Roman" w:ascii="Times New Roman" w:hAnsi="Times New Roman"/>
        </w:rPr>
        <w:t xml:space="preserve">Mettre dans un erlenmeyer : </w:t>
      </w:r>
    </w:p>
    <w:p>
      <w:pPr>
        <w:pStyle w:val="ListParagraph"/>
        <w:numPr>
          <w:ilvl w:val="0"/>
          <w:numId w:val="1"/>
        </w:numPr>
        <w:spacing w:lineRule="auto" w:line="360"/>
        <w:jc w:val="both"/>
        <w:rPr>
          <w:rFonts w:ascii="Times New Roman" w:hAnsi="Times New Roman" w:cs="Times New Roman"/>
        </w:rPr>
      </w:pPr>
      <w:r>
        <w:rPr>
          <w:rFonts w:cs="Times New Roman" w:ascii="Times New Roman" w:hAnsi="Times New Roman"/>
        </w:rPr>
        <w:t xml:space="preserve">39g de poudre P.D.A, </w:t>
      </w:r>
    </w:p>
    <w:p>
      <w:pPr>
        <w:pStyle w:val="ListParagraph"/>
        <w:numPr>
          <w:ilvl w:val="0"/>
          <w:numId w:val="1"/>
        </w:numPr>
        <w:spacing w:lineRule="auto" w:line="360"/>
        <w:jc w:val="both"/>
        <w:rPr>
          <w:rFonts w:ascii="Times New Roman" w:hAnsi="Times New Roman" w:cs="Times New Roman"/>
        </w:rPr>
      </w:pPr>
      <w:r>
        <w:rPr>
          <w:rFonts w:cs="Times New Roman" w:ascii="Times New Roman" w:hAnsi="Times New Roman"/>
        </w:rPr>
        <w:t xml:space="preserve">1000 ml d’eau distillée </w:t>
      </w:r>
    </w:p>
    <w:p>
      <w:pPr>
        <w:pStyle w:val="ListParagraph"/>
        <w:numPr>
          <w:ilvl w:val="0"/>
          <w:numId w:val="1"/>
        </w:numPr>
        <w:spacing w:lineRule="auto" w:line="360"/>
        <w:jc w:val="both"/>
        <w:rPr>
          <w:rFonts w:ascii="Times New Roman" w:hAnsi="Times New Roman" w:cs="Times New Roman"/>
        </w:rPr>
      </w:pPr>
      <w:r>
        <w:rPr>
          <w:rFonts w:cs="Times New Roman" w:ascii="Times New Roman" w:hAnsi="Times New Roman"/>
        </w:rPr>
        <w:t>Un barreau aimanté</w:t>
      </w:r>
    </w:p>
    <w:p>
      <w:pPr>
        <w:pStyle w:val="Normal"/>
        <w:spacing w:lineRule="auto" w:line="360"/>
        <w:jc w:val="both"/>
        <w:rPr>
          <w:rFonts w:ascii="Times New Roman" w:hAnsi="Times New Roman" w:cs="Times New Roman"/>
        </w:rPr>
      </w:pPr>
      <w:r>
        <w:rPr>
          <w:rFonts w:cs="Times New Roman" w:ascii="Times New Roman" w:hAnsi="Times New Roman"/>
        </w:rPr>
        <w:t>Placer l’erlenmeyer sur l’agitateur magnétique et procéder aux différents réglages : temps 2x60 min (2h), vitesse 4, température 150°C.</w:t>
      </w:r>
    </w:p>
    <w:p>
      <w:pPr>
        <w:pStyle w:val="Normal"/>
        <w:spacing w:lineRule="auto" w:line="360"/>
        <w:jc w:val="both"/>
        <w:rPr>
          <w:rFonts w:ascii="Times New Roman" w:hAnsi="Times New Roman" w:cs="Times New Roman"/>
        </w:rPr>
      </w:pPr>
      <w:r>
        <w:rPr>
          <w:rFonts w:cs="Times New Roman" w:ascii="Times New Roman" w:hAnsi="Times New Roman"/>
        </w:rPr>
        <w:t>Répartir ensuite l’ensemble du milieu dans les flacons Duran. Une fois tout le volume réparti, procéder à la stérilisation par autoclavage durant 20 min à 120°C.</w:t>
      </w:r>
    </w:p>
    <w:p>
      <w:pPr>
        <w:pStyle w:val="Normal"/>
        <w:spacing w:lineRule="auto" w:line="360"/>
        <w:jc w:val="both"/>
        <w:rPr>
          <w:rFonts w:ascii="Times New Roman" w:hAnsi="Times New Roman" w:cs="Times New Roman"/>
        </w:rPr>
      </w:pPr>
      <w:r>
        <w:rPr>
          <w:rFonts w:cs="Times New Roman" w:ascii="Times New Roman" w:hAnsi="Times New Roman"/>
        </w:rPr>
        <w:t>Dès la sortie de l’autoclave, les milieux peuvent être coulés dans les boites de pétri pour une utilisation immédiate, ou conservés au réfrigérateur à 4°C.</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pBdr>
          <w:bottom w:val="single" w:sz="4" w:space="1" w:color="000000"/>
        </w:pBdr>
        <w:spacing w:lineRule="auto" w:line="276"/>
        <w:rPr>
          <w:rFonts w:ascii="Times New Roman" w:hAnsi="Times New Roman" w:cs="Times New Roman"/>
          <w:b/>
          <w:b/>
          <w:sz w:val="40"/>
        </w:rPr>
      </w:pPr>
      <w:r>
        <w:rPr>
          <w:rFonts w:cs="Times New Roman" w:ascii="Times New Roman" w:hAnsi="Times New Roman"/>
          <w:b/>
          <w:sz w:val="40"/>
        </w:rPr>
        <w:t xml:space="preserve">Annexes </w:t>
      </w:r>
    </w:p>
    <w:p>
      <w:pPr>
        <w:pStyle w:val="Normal"/>
        <w:spacing w:lineRule="auto" w:line="360"/>
        <w:rPr>
          <w:rFonts w:ascii="Times New Roman" w:hAnsi="Times New Roman" w:cs="Times New Roman"/>
          <w:b/>
          <w:b/>
        </w:rPr>
      </w:pPr>
      <w:r>
        <w:rPr>
          <w:rFonts w:cs="Times New Roman" w:ascii="Times New Roman" w:hAnsi="Times New Roman"/>
          <w:b/>
        </w:rPr>
      </w:r>
    </w:p>
    <w:p>
      <w:pPr>
        <w:pStyle w:val="Normal"/>
        <w:spacing w:lineRule="auto" w:line="360"/>
        <w:rPr>
          <w:rFonts w:ascii="Times New Roman" w:hAnsi="Times New Roman" w:cs="Times New Roman"/>
          <w:b/>
          <w:b/>
          <w:sz w:val="13"/>
        </w:rPr>
      </w:pPr>
      <w:r>
        <w:rPr>
          <w:rFonts w:cs="Times New Roman" w:ascii="Times New Roman" w:hAnsi="Times New Roman"/>
          <w:b/>
          <w:sz w:val="13"/>
        </w:rPr>
      </w:r>
    </w:p>
    <w:p>
      <w:pPr>
        <w:pStyle w:val="Normal"/>
        <w:spacing w:lineRule="auto" w:line="360"/>
        <w:jc w:val="center"/>
        <w:rPr>
          <w:rFonts w:ascii="Times New Roman" w:hAnsi="Times New Roman" w:cs="Times New Roman"/>
          <w:b/>
          <w:b/>
          <w:sz w:val="28"/>
        </w:rPr>
      </w:pPr>
      <w:r>
        <w:rPr>
          <w:rFonts w:cs="Times New Roman" w:ascii="Times New Roman" w:hAnsi="Times New Roman"/>
          <w:b/>
          <w:sz w:val="28"/>
        </w:rPr>
        <w:t>A2. Protocole extraction d’ADNg FastPrep Kit (Bio 101) MP Biomedical</w:t>
      </w:r>
    </w:p>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b/>
          <w:b/>
        </w:rPr>
      </w:pPr>
      <w:r>
        <w:rPr>
          <w:rFonts w:cs="Times New Roman" w:ascii="Times New Roman" w:hAnsi="Times New Roman"/>
          <w:b/>
        </w:rPr>
        <w:t xml:space="preserve">Protocole : </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Préparer un tube avec matrice de lyse pour chaque échantillon et le numéroter.</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Ajouter 500 mL de tampon CLS-Y</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Ajouter le matériel fongique frais :</w:t>
      </w:r>
    </w:p>
    <w:p>
      <w:pPr>
        <w:pStyle w:val="ListParagraph"/>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-pour du </w:t>
      </w:r>
      <w:r>
        <w:rPr>
          <w:rFonts w:cs="Times New Roman" w:ascii="Times New Roman" w:hAnsi="Times New Roman"/>
          <w:i/>
        </w:rPr>
        <w:t>Colletotrichum</w:t>
      </w:r>
      <w:r>
        <w:rPr>
          <w:rFonts w:cs="Times New Roman" w:ascii="Times New Roman" w:hAnsi="Times New Roman"/>
        </w:rPr>
        <w:t xml:space="preserve"> cultivé sur boite de pétri : gratter délicatement la surface afin de récupérer le maximum de matériel. </w:t>
      </w:r>
    </w:p>
    <w:p>
      <w:pPr>
        <w:pStyle w:val="ListParagraph"/>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-pour du </w:t>
      </w:r>
      <w:r>
        <w:rPr>
          <w:rFonts w:cs="Times New Roman" w:ascii="Times New Roman" w:hAnsi="Times New Roman"/>
          <w:i/>
        </w:rPr>
        <w:t>Colletotrichum</w:t>
      </w:r>
      <w:r>
        <w:rPr>
          <w:rFonts w:cs="Times New Roman" w:ascii="Times New Roman" w:hAnsi="Times New Roman"/>
        </w:rPr>
        <w:t xml:space="preserve"> cultivé en milieu V8 : récupérer environ 500 µL de  </w:t>
      </w:r>
      <w:r>
        <w:rPr>
          <w:rFonts w:cs="Times New Roman" w:ascii="Times New Roman" w:hAnsi="Times New Roman"/>
          <w:i/>
        </w:rPr>
        <w:t>Colletotrichum</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Incuber 20 min à température ambiante</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Homogénéiser les tubes dans le FastPrep instrument, vitesse 5,0 – 20 secondes.</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Incuber de nouveau à température ambiante pendant 1h30 à 2h.</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 xml:space="preserve">Centrifuger 5 min à 14 000 rpm (rotations par minute) pour sédimenter les protéines et les débris cellulaires </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Transférer 500 µL du surnageant dans un eppendorf de 1,5 ml propre.</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Ajouter 500 µL de Bidding Matrix (matrice de fixation), mélanger délicatement (vortex doux) et incuber à température ambiante pendant 5 min</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 xml:space="preserve">Centrifuger pendant 1 min à 14 000 rpm et éliminer le surnageant. </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Ajouter 500 µL de SEWS-M et remettre en suspension le culot doucement en vortexant</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 xml:space="preserve">Centrifuger pendant 1 min à 14 000 rpm et éliminer le surnageant. </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Reprendre le culot dans 100 µL de tampon TE pH 8 (vortex léger).</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Incuber pendant 2 à 3 min à température ambiante</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Centrifuger pendant 1 min à 14 000 rpm</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 xml:space="preserve">Transférer avec précaution le surnageant contenant l’ADN dans un nouveau tube eppendorf de 0,5 mL. Eviter absolument de transférer les particules de la matrice de fixation. </w:t>
      </w:r>
    </w:p>
    <w:p>
      <w:pPr>
        <w:pStyle w:val="ListParagraph"/>
        <w:numPr>
          <w:ilvl w:val="0"/>
          <w:numId w:val="3"/>
        </w:numPr>
        <w:spacing w:lineRule="auto" w:line="360"/>
        <w:jc w:val="both"/>
        <w:rPr>
          <w:rFonts w:ascii="Times New Roman" w:hAnsi="Times New Roman" w:cs="Times New Roman"/>
        </w:rPr>
      </w:pPr>
      <w:r>
        <w:rPr>
          <w:rFonts w:cs="Times New Roman" w:ascii="Times New Roman" w:hAnsi="Times New Roman"/>
        </w:rPr>
        <w:t>Stocker les échantillons d’ADN à 4°C ou à -20°C pour des périodes plus longues</w:t>
      </w:r>
    </w:p>
    <w:p>
      <w:pPr>
        <w:pStyle w:val="Normal"/>
        <w:spacing w:lineRule="auto" w:line="276"/>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cs="Times New Roman"/>
        </w:rPr>
      </w:pPr>
      <w:r>
        <w:rPr>
          <w:rFonts w:cs="Times New Roman" w:ascii="Times New Roman" w:hAnsi="Times New Roman"/>
        </w:rPr>
      </w:r>
    </w:p>
    <w:p>
      <w:pPr>
        <w:pStyle w:val="Normal"/>
        <w:pBdr>
          <w:bottom w:val="single" w:sz="4" w:space="1" w:color="000000"/>
        </w:pBdr>
        <w:spacing w:lineRule="auto" w:line="276"/>
        <w:rPr>
          <w:rFonts w:ascii="Times New Roman" w:hAnsi="Times New Roman" w:cs="Times New Roman"/>
          <w:b/>
          <w:b/>
          <w:sz w:val="40"/>
        </w:rPr>
      </w:pPr>
      <w:r>
        <w:rPr>
          <w:rFonts w:cs="Times New Roman" w:ascii="Times New Roman" w:hAnsi="Times New Roman"/>
          <w:b/>
          <w:sz w:val="40"/>
        </w:rPr>
        <w:t>Abstract</w:t>
      </w:r>
    </w:p>
    <w:p>
      <w:pPr>
        <w:pStyle w:val="Normal"/>
        <w:rPr>
          <w:rFonts w:ascii="Times New Roman" w:hAnsi="Times New Roman" w:cs="Times New Roman"/>
          <w:highlight w:val="yellow"/>
        </w:rPr>
      </w:pPr>
      <w:r>
        <w:rPr>
          <w:rFonts w:cs="Times New Roman" w:ascii="Times New Roman" w:hAnsi="Times New Roman"/>
          <w:highlight w:val="yellow"/>
        </w:rPr>
      </w:r>
    </w:p>
    <w:p>
      <w:pPr>
        <w:pStyle w:val="Normal"/>
        <w:spacing w:lineRule="auto" w:line="360"/>
        <w:jc w:val="both"/>
        <w:rPr>
          <w:rFonts w:ascii="Times New Roman" w:hAnsi="Times New Roman" w:cs="Times New Roman"/>
          <w:highlight w:val="yellow"/>
        </w:rPr>
      </w:pPr>
      <w:r>
        <w:rPr>
          <w:rFonts w:cs="Times New Roman" w:ascii="Times New Roman" w:hAnsi="Times New Roman"/>
          <w:highlight w:val="yellow"/>
        </w:rPr>
        <w:t xml:space="preserve">              </w:t>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Since the early 1970s, anthracnose caused by </w:t>
      </w:r>
      <w:r>
        <w:rPr>
          <w:rFonts w:cs="Times New Roman" w:ascii="Times New Roman" w:hAnsi="Times New Roman"/>
          <w:i/>
        </w:rPr>
        <w:t>Colletotrichum gloeosporioides</w:t>
      </w:r>
      <w:r>
        <w:rPr>
          <w:rFonts w:cs="Times New Roman" w:ascii="Times New Roman" w:hAnsi="Times New Roman"/>
        </w:rPr>
        <w:t xml:space="preserve"> has been the major threat upon yam (</w:t>
      </w:r>
      <w:r>
        <w:rPr>
          <w:rFonts w:cs="Times New Roman" w:ascii="Times New Roman" w:hAnsi="Times New Roman"/>
          <w:i/>
        </w:rPr>
        <w:t>Dioscorea alata)</w:t>
      </w:r>
      <w:r>
        <w:rPr>
          <w:rFonts w:cs="Times New Roman" w:ascii="Times New Roman" w:hAnsi="Times New Roman"/>
        </w:rPr>
        <w:t xml:space="preserve"> production, wich is the first vegetal production in Guadeloupe. Anthracnose is a fungal disease causing significant damage to plots of </w:t>
      </w:r>
      <w:r>
        <w:rPr>
          <w:rFonts w:cs="Times New Roman" w:ascii="Times New Roman" w:hAnsi="Times New Roman"/>
          <w:i/>
        </w:rPr>
        <w:t>alata</w:t>
      </w:r>
      <w:r>
        <w:rPr>
          <w:rFonts w:cs="Times New Roman" w:ascii="Times New Roman" w:hAnsi="Times New Roman"/>
        </w:rPr>
        <w:t xml:space="preserve"> yams, resulting in a yield reduction of 50 to 90%. Current control methods are mainly based on the massive use of fungicides, without being effective, and of anthracnose-resistant varieties of yams. However, some resistances have been circumvented. To overcome these methods which have been unsatisfying, we decided to optimize a detection test, the LAMP, which is a method of amplifying nucleic acids, in order to detect as quickly as possible, and with a little quantity of spores, the </w:t>
      </w:r>
      <w:r>
        <w:rPr>
          <w:rFonts w:cs="Times New Roman" w:ascii="Times New Roman" w:hAnsi="Times New Roman"/>
          <w:i/>
        </w:rPr>
        <w:t>C. gloeosporioides</w:t>
      </w:r>
      <w:r>
        <w:rPr>
          <w:rFonts w:cs="Times New Roman" w:ascii="Times New Roman" w:hAnsi="Times New Roman"/>
        </w:rPr>
        <w:t xml:space="preserve"> fungi present on the plots.</w:t>
      </w:r>
    </w:p>
    <w:p>
      <w:pPr>
        <w:pStyle w:val="Normal"/>
        <w:spacing w:lineRule="auto" w:line="360"/>
        <w:jc w:val="both"/>
        <w:rPr>
          <w:rFonts w:ascii="Times New Roman" w:hAnsi="Times New Roman" w:cs="Times New Roman"/>
        </w:rPr>
      </w:pPr>
      <w:r>
        <w:rPr>
          <w:rFonts w:cs="Times New Roman" w:ascii="Times New Roman" w:hAnsi="Times New Roman"/>
        </w:rPr>
        <w:t xml:space="preserve">Several tests have been carried out with isolates of </w:t>
      </w:r>
      <w:r>
        <w:rPr>
          <w:rFonts w:cs="Times New Roman" w:ascii="Times New Roman" w:hAnsi="Times New Roman"/>
          <w:i/>
        </w:rPr>
        <w:t>C. gloeosporioides</w:t>
      </w:r>
      <w:r>
        <w:rPr>
          <w:rFonts w:cs="Times New Roman" w:ascii="Times New Roman" w:hAnsi="Times New Roman"/>
        </w:rPr>
        <w:t xml:space="preserve"> collected in different municipalities of Guadeloupe to determine the optimal conditions for carrying out the LAMP reaction and be able to identify the strains which were dealing to in this study. The results obtained could serve as a starting point in order to correct and improve the experimental protocol and be able to identify quickly the different strains of </w:t>
      </w:r>
      <w:r>
        <w:rPr>
          <w:rFonts w:cs="Times New Roman" w:ascii="Times New Roman" w:hAnsi="Times New Roman"/>
          <w:i/>
        </w:rPr>
        <w:t>C. gloeosporioides</w:t>
      </w:r>
      <w:bookmarkStart w:id="0" w:name="_GoBack"/>
      <w:bookmarkEnd w:id="0"/>
      <w:r>
        <w:rPr>
          <w:rFonts w:cs="Times New Roman" w:ascii="Times New Roman" w:hAnsi="Times New Roman"/>
        </w:rPr>
        <w:t xml:space="preserve"> in the environment.</w:t>
      </w:r>
    </w:p>
    <w:p>
      <w:pPr>
        <w:pStyle w:val="Normal"/>
        <w:spacing w:lineRule="auto" w:line="360"/>
        <w:jc w:val="both"/>
        <w:rPr>
          <w:rFonts w:ascii="Times New Roman" w:hAnsi="Times New Roman" w:cs="Times New Roman"/>
          <w:highlight w:val="yellow"/>
        </w:rPr>
      </w:pPr>
      <w:r>
        <w:rPr>
          <w:rFonts w:cs="Times New Roman" w:ascii="Times New Roman" w:hAnsi="Times New Roman"/>
          <w:highlight w:val="yellow"/>
        </w:rPr>
      </w:r>
    </w:p>
    <w:p>
      <w:pPr>
        <w:pStyle w:val="Normal"/>
        <w:rPr>
          <w:rFonts w:ascii="Times New Roman" w:hAnsi="Times New Roman" w:cs="Times New Roman"/>
          <w:b/>
          <w:b/>
          <w:i/>
          <w:i/>
        </w:rPr>
      </w:pPr>
      <w:r>
        <w:rPr>
          <w:rFonts w:cs="Times New Roman" w:ascii="Times New Roman" w:hAnsi="Times New Roman"/>
          <w:b/>
          <w:i/>
        </w:rPr>
      </w:r>
    </w:p>
    <w:p>
      <w:pPr>
        <w:pStyle w:val="Normal"/>
        <w:rPr>
          <w:rFonts w:ascii="Times New Roman" w:hAnsi="Times New Roman" w:cs="Times New Roman"/>
          <w:b/>
          <w:b/>
          <w:i/>
          <w:i/>
        </w:rPr>
      </w:pPr>
      <w:r>
        <w:rPr>
          <w:rFonts w:cs="Times New Roman" w:ascii="Times New Roman" w:hAnsi="Times New Roman"/>
          <w:b/>
          <w:i/>
        </w:rPr>
      </w:r>
    </w:p>
    <w:p>
      <w:pPr>
        <w:pStyle w:val="Normal"/>
        <w:rPr>
          <w:rFonts w:ascii="Times New Roman" w:hAnsi="Times New Roman" w:cs="Times New Roman"/>
          <w:b/>
          <w:b/>
          <w:i/>
          <w:i/>
        </w:rPr>
      </w:pPr>
      <w:r>
        <w:rPr>
          <w:rFonts w:cs="Times New Roman" w:ascii="Times New Roman" w:hAnsi="Times New Roman"/>
          <w:b/>
          <w:i/>
        </w:rPr>
      </w:r>
    </w:p>
    <w:p>
      <w:pPr>
        <w:pStyle w:val="Normal"/>
        <w:rPr>
          <w:rFonts w:ascii="Times New Roman" w:hAnsi="Times New Roman" w:cs="Times New Roman"/>
          <w:b/>
          <w:b/>
          <w:i/>
          <w:i/>
        </w:rPr>
      </w:pPr>
      <w:r>
        <w:rPr>
          <w:rFonts w:cs="Times New Roman" w:ascii="Times New Roman" w:hAnsi="Times New Roman"/>
          <w:b/>
          <w:i/>
        </w:rPr>
      </w:r>
    </w:p>
    <w:p>
      <w:pPr>
        <w:pStyle w:val="Normal"/>
        <w:rPr>
          <w:rFonts w:ascii="Times New Roman" w:hAnsi="Times New Roman" w:cs="Times New Roman"/>
          <w:b/>
          <w:b/>
          <w:i/>
          <w:i/>
        </w:rPr>
      </w:pPr>
      <w:r>
        <w:rPr>
          <w:rFonts w:cs="Times New Roman" w:ascii="Times New Roman" w:hAnsi="Times New Roman"/>
          <w:b/>
          <w:i/>
        </w:rPr>
      </w:r>
    </w:p>
    <w:p>
      <w:pPr>
        <w:pStyle w:val="Normal"/>
        <w:rPr>
          <w:rFonts w:ascii="Times New Roman" w:hAnsi="Times New Roman" w:cs="Times New Roman"/>
          <w:b/>
          <w:b/>
          <w:i/>
          <w:i/>
        </w:rPr>
      </w:pPr>
      <w:r>
        <w:rPr>
          <w:rFonts w:cs="Times New Roman" w:ascii="Times New Roman" w:hAnsi="Times New Roman"/>
          <w:b/>
          <w:i/>
        </w:rPr>
      </w:r>
    </w:p>
    <w:p>
      <w:pPr>
        <w:pStyle w:val="Normal"/>
        <w:rPr>
          <w:rFonts w:ascii="Times New Roman" w:hAnsi="Times New Roman" w:cs="Times New Roman"/>
          <w:b/>
          <w:b/>
          <w:i/>
          <w:i/>
        </w:rPr>
      </w:pPr>
      <w:r>
        <w:rPr>
          <w:rFonts w:cs="Times New Roman" w:ascii="Times New Roman" w:hAnsi="Times New Roman"/>
          <w:b/>
          <w:i/>
        </w:rPr>
      </w:r>
    </w:p>
    <w:p>
      <w:pPr>
        <w:pStyle w:val="Normal"/>
        <w:rPr>
          <w:rFonts w:ascii="Times New Roman" w:hAnsi="Times New Roman" w:cs="Times New Roman"/>
          <w:b/>
          <w:b/>
          <w:i/>
          <w:i/>
        </w:rPr>
      </w:pPr>
      <w:r>
        <w:rPr>
          <w:rFonts w:cs="Times New Roman" w:ascii="Times New Roman" w:hAnsi="Times New Roman"/>
          <w:b/>
          <w:i/>
        </w:rPr>
      </w:r>
    </w:p>
    <w:p>
      <w:pPr>
        <w:pStyle w:val="Normal"/>
        <w:rPr>
          <w:rFonts w:ascii="Times New Roman" w:hAnsi="Times New Roman" w:cs="Times New Roman"/>
          <w:i/>
          <w:i/>
        </w:rPr>
      </w:pPr>
      <w:r>
        <w:rPr>
          <w:rFonts w:cs="Times New Roman" w:ascii="Times New Roman" w:hAnsi="Times New Roman"/>
          <w:b/>
          <w:i/>
        </w:rPr>
        <w:t xml:space="preserve">Keywords : </w:t>
      </w:r>
      <w:r>
        <w:rPr>
          <w:rFonts w:cs="Times New Roman" w:ascii="Times New Roman" w:hAnsi="Times New Roman"/>
          <w:i/>
        </w:rPr>
        <w:t>LAMP,</w:t>
      </w:r>
      <w:r>
        <w:rPr>
          <w:rFonts w:cs="Times New Roman" w:ascii="Times New Roman" w:hAnsi="Times New Roman"/>
          <w:b/>
          <w:i/>
        </w:rPr>
        <w:t xml:space="preserve"> </w:t>
      </w:r>
      <w:r>
        <w:rPr>
          <w:rFonts w:cs="Times New Roman" w:ascii="Times New Roman" w:hAnsi="Times New Roman"/>
          <w:i/>
        </w:rPr>
        <w:t>Colletotrichum gloeosporioides, Dioscorea alata, Anthracnose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pBdr>
          <w:bottom w:val="single" w:sz="4" w:space="1" w:color="000000"/>
        </w:pBdr>
        <w:spacing w:lineRule="auto" w:line="276"/>
        <w:rPr>
          <w:rFonts w:ascii="Times New Roman" w:hAnsi="Times New Roman" w:cs="Times New Roman"/>
          <w:b/>
          <w:b/>
          <w:sz w:val="40"/>
        </w:rPr>
      </w:pPr>
      <w:r>
        <w:rPr>
          <w:rFonts w:cs="Times New Roman" w:ascii="Times New Roman" w:hAnsi="Times New Roman"/>
          <w:b/>
          <w:sz w:val="40"/>
        </w:rPr>
        <w:t>Résumé</w:t>
      </w:r>
    </w:p>
    <w:p>
      <w:pPr>
        <w:pStyle w:val="Normal"/>
        <w:rPr>
          <w:rFonts w:ascii="Times New Roman" w:hAnsi="Times New Roman" w:cs="Times New Roman"/>
          <w:highlight w:val="yellow"/>
        </w:rPr>
      </w:pPr>
      <w:r>
        <w:rPr>
          <w:rFonts w:cs="Times New Roman" w:ascii="Times New Roman" w:hAnsi="Times New Roman"/>
          <w:highlight w:val="yellow"/>
        </w:rPr>
      </w:r>
    </w:p>
    <w:p>
      <w:pPr>
        <w:pStyle w:val="Normal"/>
        <w:rPr>
          <w:rFonts w:ascii="Times New Roman" w:hAnsi="Times New Roman" w:cs="Times New Roman"/>
          <w:highlight w:val="yellow"/>
        </w:rPr>
      </w:pPr>
      <w:r>
        <w:rPr>
          <w:rFonts w:cs="Times New Roman" w:ascii="Times New Roman" w:hAnsi="Times New Roman"/>
          <w:highlight w:val="yellow"/>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Depuis le début des années 1970, l’anthracnose causée par </w:t>
      </w:r>
      <w:r>
        <w:rPr>
          <w:rFonts w:cs="Times New Roman" w:ascii="Times New Roman" w:hAnsi="Times New Roman"/>
          <w:i/>
        </w:rPr>
        <w:t>Colletotrichum gloeosporioides</w:t>
      </w:r>
      <w:r>
        <w:rPr>
          <w:rFonts w:cs="Times New Roman" w:ascii="Times New Roman" w:hAnsi="Times New Roman"/>
        </w:rPr>
        <w:t xml:space="preserve"> est le frein majeur de la production d’igname </w:t>
      </w:r>
      <w:r>
        <w:rPr>
          <w:rFonts w:cs="Times New Roman" w:ascii="Times New Roman" w:hAnsi="Times New Roman"/>
          <w:i/>
        </w:rPr>
        <w:t>Dioscorea alata</w:t>
      </w:r>
      <w:r>
        <w:rPr>
          <w:rFonts w:cs="Times New Roman" w:ascii="Times New Roman" w:hAnsi="Times New Roman"/>
        </w:rPr>
        <w:t xml:space="preserve">, première culture vivrière en Guadeloupe. L’anthracnose est une maladie fongique provoquant d’importants dégâts sur les parcelles d’ignames </w:t>
      </w:r>
      <w:r>
        <w:rPr>
          <w:rFonts w:cs="Times New Roman" w:ascii="Times New Roman" w:hAnsi="Times New Roman"/>
          <w:i/>
        </w:rPr>
        <w:t>Dioscorea</w:t>
      </w:r>
      <w:r>
        <w:rPr>
          <w:rFonts w:cs="Times New Roman" w:ascii="Times New Roman" w:hAnsi="Times New Roman"/>
        </w:rPr>
        <w:t xml:space="preserve"> </w:t>
      </w:r>
      <w:r>
        <w:rPr>
          <w:rFonts w:cs="Times New Roman" w:ascii="Times New Roman" w:hAnsi="Times New Roman"/>
          <w:i/>
        </w:rPr>
        <w:t>alata</w:t>
      </w:r>
      <w:r>
        <w:rPr>
          <w:rFonts w:cs="Times New Roman" w:ascii="Times New Roman" w:hAnsi="Times New Roman"/>
        </w:rPr>
        <w:t xml:space="preserve"> entrainant ainsi la diminution du rendement de 50 à 90%. Les moyens de lutte actuels reposent essentiellement sur l’utilisation massive de fongicides, sans pour autant être efficaces, et de variétés d’ignames résistantes à l’anthracnose. Cependant certaines résistances ont été contournées. Pour pallier à ces méthodes qui sont jusqu’à présent peu satisfaisantes, nous avons décidé de procéder à l’optimisation d’un test de détection, la LAMP qui est une méthode d’amplification d’acides nucléiques rapide et extrêmement sensible, dans le but de pouvoir détecter le plus rapidement possible, et avec des quantités infimes de spores, les champignons </w:t>
      </w:r>
      <w:r>
        <w:rPr>
          <w:rFonts w:cs="Times New Roman" w:ascii="Times New Roman" w:hAnsi="Times New Roman"/>
          <w:i/>
        </w:rPr>
        <w:t>C. gloeosporioides</w:t>
      </w:r>
      <w:r>
        <w:rPr>
          <w:rFonts w:cs="Times New Roman" w:ascii="Times New Roman" w:hAnsi="Times New Roman"/>
        </w:rPr>
        <w:t xml:space="preserve"> présents sur les parcelles. </w:t>
      </w:r>
    </w:p>
    <w:p>
      <w:pPr>
        <w:pStyle w:val="Normal"/>
        <w:spacing w:lineRule="auto" w:line="360"/>
        <w:jc w:val="both"/>
        <w:rPr>
          <w:rFonts w:ascii="Times New Roman" w:hAnsi="Times New Roman" w:cs="Times New Roman"/>
        </w:rPr>
      </w:pPr>
      <w:r>
        <w:rPr>
          <w:rFonts w:cs="Times New Roman" w:ascii="Times New Roman" w:hAnsi="Times New Roman"/>
        </w:rPr>
        <w:t xml:space="preserve">De nombreux tests ont été effectués avec des isolats de </w:t>
      </w:r>
      <w:r>
        <w:rPr>
          <w:rFonts w:cs="Times New Roman" w:ascii="Times New Roman" w:hAnsi="Times New Roman"/>
          <w:i/>
        </w:rPr>
        <w:t>C. gloeosporioides</w:t>
      </w:r>
      <w:r>
        <w:rPr>
          <w:rFonts w:cs="Times New Roman" w:ascii="Times New Roman" w:hAnsi="Times New Roman"/>
        </w:rPr>
        <w:t xml:space="preserve"> collectés dans différentes communes de la Guadeloupe afin de déterminer les conditions optimales pour la réalisation de la réaction LAMP et de pouvoir identifier les souches auxquelles nous avions affaire dans cette étude. Les résultats obtenus pourraient éventuellement servir de point de départ afin de corriger et d’améliorer le protocole expérimental et pouvoir identifier rapidement les différentes souches de </w:t>
      </w:r>
      <w:r>
        <w:rPr>
          <w:rFonts w:cs="Times New Roman" w:ascii="Times New Roman" w:hAnsi="Times New Roman"/>
          <w:i/>
        </w:rPr>
        <w:t>C. gloeosporioides</w:t>
      </w:r>
      <w:r>
        <w:rPr>
          <w:rFonts w:cs="Times New Roman" w:ascii="Times New Roman" w:hAnsi="Times New Roman"/>
        </w:rPr>
        <w:t xml:space="preserve"> présentes dans l’environnement.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i/>
          <w:i/>
        </w:rPr>
      </w:pPr>
      <w:r>
        <w:rPr>
          <w:rFonts w:cs="Times New Roman" w:ascii="Times New Roman" w:hAnsi="Times New Roman"/>
          <w:b/>
          <w:i/>
        </w:rPr>
        <w:t xml:space="preserve">Mots clés : </w:t>
      </w:r>
      <w:r>
        <w:rPr>
          <w:rFonts w:cs="Times New Roman" w:ascii="Times New Roman" w:hAnsi="Times New Roman"/>
          <w:i/>
        </w:rPr>
        <w:t>LAMP, Colletotrichum gloeosporioides, Dioscorea alata, Anthracnose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cs="Times New Roman"/>
        </w:rPr>
      </w:pPr>
      <w:r>
        <w:rPr/>
      </w:r>
    </w:p>
    <w:sectPr>
      <w:footerReference w:type="default" r:id="rId29"/>
      <w:footerReference w:type="first" r:id="rId30"/>
      <w:footnotePr>
        <w:numFmt w:val="decimal"/>
      </w:footnotePr>
      <w:type w:val="nextPage"/>
      <w:pgSz w:w="11906" w:h="16838"/>
      <w:pgMar w:left="1080" w:right="1080" w:header="0" w:top="1440" w:footer="708" w:bottom="1440" w:gutter="0"/>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Sébastien Guyader" w:date="2020-08-31T09:58:37Z" w:initials="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fr-FR"/>
        </w:rPr>
        <w:t>Si possible, ajoute une astériques au nom de la colonne « Identification » puis precise sous le tablau que cette identification n’a été faite que sur critères morphologiques</w:t>
      </w:r>
    </w:p>
  </w:comment>
  <w:comment w:id="1" w:author="Sébastien Guyader" w:date="2020-08-31T10:01:30Z" w:initials="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fr-FR"/>
        </w:rPr>
        <w:t xml:space="preserve">Idem que pour le tableau 1 concernant la colonne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Times">
    <w:altName w:val="Times New Roman"/>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jc w:val="center"/>
      <w:rPr>
        <w:rFonts w:ascii="Times New Roman" w:hAnsi="Times New Roman" w:cs="Times New Roman"/>
        <w:sz w:val="16"/>
      </w:rPr>
    </w:pPr>
    <w:r>
      <w:rPr>
        <w:rFonts w:cs="Times New Roman" w:ascii="Times New Roman" w:hAnsi="Times New Roman"/>
        <w:sz w:val="16"/>
      </w:rPr>
      <w:t xml:space="preserve">« Optimisation du test de détection LAMP et application à la détection de spores de </w:t>
    </w:r>
    <w:r>
      <w:rPr>
        <w:rFonts w:cs="Times New Roman" w:ascii="Times New Roman" w:hAnsi="Times New Roman"/>
        <w:i/>
        <w:sz w:val="16"/>
      </w:rPr>
      <w:t>Colletotrichum spp.</w:t>
    </w:r>
    <w:r>
      <w:rPr>
        <w:rFonts w:cs="Times New Roman" w:ascii="Times New Roman" w:hAnsi="Times New Roman"/>
        <w:sz w:val="16"/>
      </w:rPr>
      <w:t xml:space="preserve"> dans l’environnement »</w:t>
    </w:r>
    <w:r>
      <mc:AlternateContent>
        <mc:Choice Requires="wps">
          <w:drawing>
            <wp:anchor behindDoc="0" distT="0" distB="0" distL="0" distR="0" simplePos="0" locked="0" layoutInCell="1" allowOverlap="1" relativeHeight="104">
              <wp:simplePos x="0" y="0"/>
              <wp:positionH relativeFrom="margin">
                <wp:align>right</wp:align>
              </wp:positionH>
              <wp:positionV relativeFrom="paragraph">
                <wp:posOffset>635</wp:posOffset>
              </wp:positionV>
              <wp:extent cx="170180" cy="182880"/>
              <wp:effectExtent l="0" t="0" r="0" b="0"/>
              <wp:wrapNone/>
              <wp:docPr id="69" name="Frame20"/>
              <a:graphic xmlns:a="http://schemas.openxmlformats.org/drawingml/2006/main">
                <a:graphicData uri="http://schemas.microsoft.com/office/word/2010/wordprocessingShape">
                  <wps:wsp>
                    <wps:cNvSpPr txBox="1"/>
                    <wps:spPr>
                      <a:xfrm>
                        <a:off x="0" y="0"/>
                        <a:ext cx="170180" cy="18288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36</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3.4pt;height:14.4pt;mso-wrap-distance-left:0pt;mso-wrap-distance-right:0pt;mso-wrap-distance-top:0pt;mso-wrap-distance-bottom:0pt;margin-top:0.05pt;mso-position-vertical-relative:text;margin-left:473.9pt;mso-position-horizontal:right;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36</w:t>
                    </w:r>
                    <w:r>
                      <w:rPr>
                        <w:rStyle w:val="Pagenumber"/>
                      </w:rPr>
                      <w:fldChar w:fldCharType="end"/>
                    </w:r>
                  </w:p>
                </w:txbxContent>
              </v:textbox>
            </v:rect>
          </w:pict>
        </mc:Fallback>
      </mc:AlternateContent>
    </w:r>
  </w:p>
  <w:p>
    <w:pPr>
      <w:pStyle w:val="Footer"/>
      <w:jc w:val="center"/>
      <w:rPr>
        <w:rFonts w:ascii="Times New Roman" w:hAnsi="Times New Roman" w:cs="Times New Roman"/>
        <w:sz w:val="16"/>
      </w:rPr>
    </w:pPr>
    <w:r>
      <w:rPr>
        <w:rFonts w:cs="Times New Roman" w:ascii="Times New Roman" w:hAnsi="Times New Roman"/>
        <w:sz w:val="16"/>
      </w:rPr>
      <w:t>PESTON-COMMINGES Aurélie – Année Universitaire 2019-2020</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Times New Roman" w:hAnsi="Times New Roman" w:cs="Times New Roman"/>
        <w:sz w:val="16"/>
      </w:rPr>
    </w:pPr>
    <w:r>
      <w:rPr>
        <w:rFonts w:cs="Times New Roman" w:ascii="Times New Roman" w:hAnsi="Times New Roman"/>
        <w:sz w:val="16"/>
      </w:rPr>
      <w:t xml:space="preserve">« Optimisation du test de détection LAMP et application à la détection de spores de </w:t>
    </w:r>
    <w:r>
      <w:rPr>
        <w:rFonts w:cs="Times New Roman" w:ascii="Times New Roman" w:hAnsi="Times New Roman"/>
        <w:i/>
        <w:sz w:val="16"/>
      </w:rPr>
      <w:t>Colletotrichum alatae</w:t>
    </w:r>
    <w:r>
      <w:rPr>
        <w:rFonts w:cs="Times New Roman" w:ascii="Times New Roman" w:hAnsi="Times New Roman"/>
        <w:sz w:val="16"/>
      </w:rPr>
      <w:t xml:space="preserve"> dans l’environnement »</w:t>
    </w:r>
  </w:p>
  <w:p>
    <w:pPr>
      <w:pStyle w:val="Footer"/>
      <w:jc w:val="center"/>
      <w:rPr>
        <w:rFonts w:ascii="Times New Roman" w:hAnsi="Times New Roman" w:cs="Times New Roman"/>
        <w:sz w:val="16"/>
      </w:rPr>
    </w:pPr>
    <w:r>
      <w:rPr>
        <w:rFonts w:cs="Times New Roman" w:ascii="Times New Roman" w:hAnsi="Times New Roman"/>
        <w:sz w:val="16"/>
      </w:rPr>
      <w:t>PESTON-COMMINGES Aurélie – Année universitaire 2019 - 2020</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rFonts w:ascii="Times New Roman" w:hAnsi="Times New Roman" w:cs="Times New Roman"/>
          <w:i/>
          <w:i/>
        </w:rPr>
      </w:pPr>
      <w:r>
        <w:rPr>
          <w:rStyle w:val="FootnoteCharacters"/>
        </w:rPr>
        <w:footnoteRef/>
      </w:r>
      <w:r>
        <w:rPr>
          <w:i/>
          <w:sz w:val="20"/>
        </w:rPr>
        <w:t xml:space="preserve"> </w:t>
      </w:r>
      <w:r>
        <w:rPr>
          <w:rFonts w:cs="Times New Roman" w:ascii="Times New Roman" w:hAnsi="Times New Roman"/>
          <w:i/>
          <w:sz w:val="20"/>
        </w:rPr>
        <w:t>Base de données de la Food and Agriculture Organization of the United Nations (FAO)</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lvl w:ilvl="0">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4">
    <w:lvl w:ilvl="0">
      <w:start w:val="3"/>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6">
    <w:lvl w:ilvl="0">
      <w:start w:val="1"/>
      <w:numFmt w:val="decimal"/>
      <w:lvlText w:val="%1."/>
      <w:lvlJc w:val="left"/>
      <w:pPr>
        <w:tabs>
          <w:tab w:val="num" w:pos="720"/>
        </w:tabs>
        <w:ind w:left="1080" w:hanging="360"/>
      </w:pPr>
    </w:lvl>
    <w:lvl w:ilvl="1">
      <w:start w:val="3"/>
      <w:numFmt w:val="decimal"/>
      <w:lvlText w:val="%1.%2."/>
      <w:lvlJc w:val="left"/>
      <w:pPr>
        <w:tabs>
          <w:tab w:val="num" w:pos="1080"/>
        </w:tabs>
        <w:ind w:left="1140" w:hanging="360"/>
      </w:pPr>
      <w:rPr>
        <w:sz w:val="24"/>
      </w:rPr>
    </w:lvl>
    <w:lvl w:ilvl="2">
      <w:start w:val="1"/>
      <w:numFmt w:val="decimal"/>
      <w:lvlText w:val="%1.%2.%3."/>
      <w:lvlJc w:val="left"/>
      <w:pPr>
        <w:tabs>
          <w:tab w:val="num" w:pos="1440"/>
        </w:tabs>
        <w:ind w:left="1560" w:hanging="720"/>
      </w:pPr>
      <w:rPr>
        <w:sz w:val="24"/>
      </w:rPr>
    </w:lvl>
    <w:lvl w:ilvl="3">
      <w:start w:val="1"/>
      <w:numFmt w:val="decimal"/>
      <w:lvlText w:val="%1.%2.%3.%4."/>
      <w:lvlJc w:val="left"/>
      <w:pPr>
        <w:tabs>
          <w:tab w:val="num" w:pos="1800"/>
        </w:tabs>
        <w:ind w:left="1620" w:hanging="720"/>
      </w:pPr>
      <w:rPr>
        <w:sz w:val="24"/>
      </w:rPr>
    </w:lvl>
    <w:lvl w:ilvl="4">
      <w:start w:val="1"/>
      <w:numFmt w:val="decimal"/>
      <w:lvlText w:val="%1.%2.%3.%4.%5."/>
      <w:lvlJc w:val="left"/>
      <w:pPr>
        <w:tabs>
          <w:tab w:val="num" w:pos="2160"/>
        </w:tabs>
        <w:ind w:left="2040" w:hanging="1080"/>
      </w:pPr>
      <w:rPr>
        <w:sz w:val="24"/>
      </w:rPr>
    </w:lvl>
    <w:lvl w:ilvl="5">
      <w:start w:val="1"/>
      <w:numFmt w:val="decimal"/>
      <w:lvlText w:val="%1.%2.%3.%4.%5.%6."/>
      <w:lvlJc w:val="left"/>
      <w:pPr>
        <w:tabs>
          <w:tab w:val="num" w:pos="2520"/>
        </w:tabs>
        <w:ind w:left="2100" w:hanging="1080"/>
      </w:pPr>
      <w:rPr>
        <w:sz w:val="24"/>
      </w:rPr>
    </w:lvl>
    <w:lvl w:ilvl="6">
      <w:start w:val="1"/>
      <w:numFmt w:val="decimal"/>
      <w:lvlText w:val="%1.%2.%3.%4.%5.%6.%7."/>
      <w:lvlJc w:val="left"/>
      <w:pPr>
        <w:tabs>
          <w:tab w:val="num" w:pos="2880"/>
        </w:tabs>
        <w:ind w:left="2520" w:hanging="1440"/>
      </w:pPr>
      <w:rPr>
        <w:sz w:val="24"/>
      </w:rPr>
    </w:lvl>
    <w:lvl w:ilvl="7">
      <w:start w:val="1"/>
      <w:numFmt w:val="decimal"/>
      <w:lvlText w:val="%1.%2.%3.%4.%5.%6.%7.%8."/>
      <w:lvlJc w:val="left"/>
      <w:pPr>
        <w:tabs>
          <w:tab w:val="num" w:pos="3240"/>
        </w:tabs>
        <w:ind w:left="2580" w:hanging="1440"/>
      </w:pPr>
      <w:rPr>
        <w:sz w:val="24"/>
      </w:rPr>
    </w:lvl>
    <w:lvl w:ilvl="8">
      <w:start w:val="1"/>
      <w:numFmt w:val="decimal"/>
      <w:lvlText w:val="%1.%2.%3.%4.%5.%6.%7.%8.%9."/>
      <w:lvlJc w:val="left"/>
      <w:pPr>
        <w:tabs>
          <w:tab w:val="num" w:pos="3600"/>
        </w:tabs>
        <w:ind w:left="3000" w:hanging="1800"/>
      </w:pPr>
      <w:rPr>
        <w:sz w:val="24"/>
      </w:rPr>
    </w:lvl>
  </w:abstractNum>
  <w:abstractNum w:abstractNumId="7">
    <w:lvl w:ilvl="0">
      <w:start w:val="1"/>
      <w:numFmt w:val="decimal"/>
      <w:lvlText w:val="%1."/>
      <w:lvlJc w:val="left"/>
      <w:pPr>
        <w:tabs>
          <w:tab w:val="num" w:pos="720"/>
        </w:tabs>
        <w:ind w:left="108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1800"/>
        </w:tabs>
        <w:ind w:left="1440" w:hanging="720"/>
      </w:pPr>
    </w:lvl>
    <w:lvl w:ilvl="4">
      <w:start w:val="1"/>
      <w:numFmt w:val="decimal"/>
      <w:lvlText w:val="%1.%2.%3.%4.%5."/>
      <w:lvlJc w:val="left"/>
      <w:pPr>
        <w:tabs>
          <w:tab w:val="num" w:pos="2160"/>
        </w:tabs>
        <w:ind w:left="1800" w:hanging="1080"/>
      </w:pPr>
    </w:lvl>
    <w:lvl w:ilvl="5">
      <w:start w:val="1"/>
      <w:numFmt w:val="decimal"/>
      <w:lvlText w:val="%1.%2.%3.%4.%5.%6."/>
      <w:lvlJc w:val="left"/>
      <w:pPr>
        <w:tabs>
          <w:tab w:val="num" w:pos="2520"/>
        </w:tabs>
        <w:ind w:left="1800" w:hanging="1080"/>
      </w:pPr>
    </w:lvl>
    <w:lvl w:ilvl="6">
      <w:start w:val="1"/>
      <w:numFmt w:val="decimal"/>
      <w:lvlText w:val="%1.%2.%3.%4.%5.%6.%7."/>
      <w:lvlJc w:val="left"/>
      <w:pPr>
        <w:tabs>
          <w:tab w:val="num" w:pos="2880"/>
        </w:tabs>
        <w:ind w:left="2160" w:hanging="1440"/>
      </w:pPr>
    </w:lvl>
    <w:lvl w:ilvl="7">
      <w:start w:val="1"/>
      <w:numFmt w:val="decimal"/>
      <w:lvlText w:val="%1.%2.%3.%4.%5.%6.%7.%8."/>
      <w:lvlJc w:val="left"/>
      <w:pPr>
        <w:tabs>
          <w:tab w:val="num" w:pos="3240"/>
        </w:tabs>
        <w:ind w:left="2160" w:hanging="1440"/>
      </w:pPr>
    </w:lvl>
    <w:lvl w:ilvl="8">
      <w:start w:val="1"/>
      <w:numFmt w:val="decimal"/>
      <w:lvlText w:val="%1.%2.%3.%4.%5.%6.%7.%8.%9."/>
      <w:lvlJc w:val="left"/>
      <w:pPr>
        <w:tabs>
          <w:tab w:val="num" w:pos="3600"/>
        </w:tabs>
        <w:ind w:left="2520" w:hanging="1800"/>
      </w:pPr>
    </w:lvl>
  </w:abstractNum>
  <w:abstractNum w:abstractNumId="8">
    <w:lvl w:ilvl="0">
      <w:start w:val="1"/>
      <w:numFmt w:val="decimal"/>
      <w:lvlText w:val="%1."/>
      <w:lvlJc w:val="left"/>
      <w:pPr>
        <w:tabs>
          <w:tab w:val="num" w:pos="720"/>
        </w:tabs>
        <w:ind w:left="1320" w:hanging="360"/>
      </w:pPr>
    </w:lvl>
    <w:lvl w:ilvl="1">
      <w:start w:val="3"/>
      <w:numFmt w:val="decimal"/>
      <w:lvlText w:val="%1.%2."/>
      <w:lvlJc w:val="left"/>
      <w:pPr>
        <w:tabs>
          <w:tab w:val="num" w:pos="1080"/>
        </w:tabs>
        <w:ind w:left="1320" w:hanging="360"/>
      </w:pPr>
    </w:lvl>
    <w:lvl w:ilvl="2">
      <w:start w:val="1"/>
      <w:numFmt w:val="decimal"/>
      <w:lvlText w:val="%1.%2.%3."/>
      <w:lvlJc w:val="left"/>
      <w:pPr>
        <w:tabs>
          <w:tab w:val="num" w:pos="1440"/>
        </w:tabs>
        <w:ind w:left="1680" w:hanging="720"/>
      </w:pPr>
    </w:lvl>
    <w:lvl w:ilvl="3">
      <w:start w:val="1"/>
      <w:numFmt w:val="decimal"/>
      <w:lvlText w:val="%1.%2.%3.%4."/>
      <w:lvlJc w:val="left"/>
      <w:pPr>
        <w:tabs>
          <w:tab w:val="num" w:pos="1800"/>
        </w:tabs>
        <w:ind w:left="1680" w:hanging="720"/>
      </w:pPr>
    </w:lvl>
    <w:lvl w:ilvl="4">
      <w:start w:val="1"/>
      <w:numFmt w:val="decimal"/>
      <w:lvlText w:val="%1.%2.%3.%4.%5."/>
      <w:lvlJc w:val="left"/>
      <w:pPr>
        <w:tabs>
          <w:tab w:val="num" w:pos="2160"/>
        </w:tabs>
        <w:ind w:left="2040" w:hanging="1080"/>
      </w:pPr>
    </w:lvl>
    <w:lvl w:ilvl="5">
      <w:start w:val="1"/>
      <w:numFmt w:val="decimal"/>
      <w:lvlText w:val="%1.%2.%3.%4.%5.%6."/>
      <w:lvlJc w:val="left"/>
      <w:pPr>
        <w:tabs>
          <w:tab w:val="num" w:pos="2520"/>
        </w:tabs>
        <w:ind w:left="2040" w:hanging="1080"/>
      </w:pPr>
    </w:lvl>
    <w:lvl w:ilvl="6">
      <w:start w:val="1"/>
      <w:numFmt w:val="decimal"/>
      <w:lvlText w:val="%1.%2.%3.%4.%5.%6.%7."/>
      <w:lvlJc w:val="left"/>
      <w:pPr>
        <w:tabs>
          <w:tab w:val="num" w:pos="2880"/>
        </w:tabs>
        <w:ind w:left="2400" w:hanging="1440"/>
      </w:pPr>
    </w:lvl>
    <w:lvl w:ilvl="7">
      <w:start w:val="1"/>
      <w:numFmt w:val="decimal"/>
      <w:lvlText w:val="%1.%2.%3.%4.%5.%6.%7.%8."/>
      <w:lvlJc w:val="left"/>
      <w:pPr>
        <w:tabs>
          <w:tab w:val="num" w:pos="3240"/>
        </w:tabs>
        <w:ind w:left="2400" w:hanging="1440"/>
      </w:pPr>
    </w:lvl>
    <w:lvl w:ilvl="8">
      <w:start w:val="1"/>
      <w:numFmt w:val="decimal"/>
      <w:lvlText w:val="%1.%2.%3.%4.%5.%6.%7.%8.%9."/>
      <w:lvlJc w:val="left"/>
      <w:pPr>
        <w:tabs>
          <w:tab w:val="num" w:pos="3600"/>
        </w:tabs>
        <w:ind w:left="2760" w:hanging="1800"/>
      </w:pPr>
    </w:lvl>
  </w:abstractNum>
  <w:abstractNum w:abstractNumId="9">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0">
    <w:lvl w:ilvl="0">
      <w:start w:val="1"/>
      <w:numFmt w:val="decimal"/>
      <w:lvlText w:val="%1."/>
      <w:lvlJc w:val="left"/>
      <w:pPr>
        <w:tabs>
          <w:tab w:val="num" w:pos="720"/>
        </w:tabs>
        <w:ind w:left="360" w:hanging="360"/>
      </w:pPr>
    </w:lvl>
    <w:lvl w:ilvl="1">
      <w:start w:val="3"/>
      <w:numFmt w:val="decimal"/>
      <w:lvlText w:val="%1.%2."/>
      <w:lvlJc w:val="left"/>
      <w:pPr>
        <w:tabs>
          <w:tab w:val="num" w:pos="1080"/>
        </w:tabs>
        <w:ind w:left="1920" w:hanging="360"/>
      </w:pPr>
    </w:lvl>
    <w:lvl w:ilvl="2">
      <w:start w:val="1"/>
      <w:numFmt w:val="decimal"/>
      <w:lvlText w:val="%1.%2.%3."/>
      <w:lvlJc w:val="left"/>
      <w:pPr>
        <w:tabs>
          <w:tab w:val="num" w:pos="1440"/>
        </w:tabs>
        <w:ind w:left="3840" w:hanging="720"/>
      </w:pPr>
    </w:lvl>
    <w:lvl w:ilvl="3">
      <w:start w:val="1"/>
      <w:numFmt w:val="decimal"/>
      <w:lvlText w:val="%1.%2.%3.%4."/>
      <w:lvlJc w:val="left"/>
      <w:pPr>
        <w:tabs>
          <w:tab w:val="num" w:pos="1800"/>
        </w:tabs>
        <w:ind w:left="5400" w:hanging="720"/>
      </w:pPr>
    </w:lvl>
    <w:lvl w:ilvl="4">
      <w:start w:val="1"/>
      <w:numFmt w:val="decimal"/>
      <w:lvlText w:val="%1.%2.%3.%4.%5."/>
      <w:lvlJc w:val="left"/>
      <w:pPr>
        <w:tabs>
          <w:tab w:val="num" w:pos="2160"/>
        </w:tabs>
        <w:ind w:left="7320" w:hanging="1080"/>
      </w:pPr>
    </w:lvl>
    <w:lvl w:ilvl="5">
      <w:start w:val="1"/>
      <w:numFmt w:val="decimal"/>
      <w:lvlText w:val="%1.%2.%3.%4.%5.%6."/>
      <w:lvlJc w:val="left"/>
      <w:pPr>
        <w:tabs>
          <w:tab w:val="num" w:pos="2520"/>
        </w:tabs>
        <w:ind w:left="8880" w:hanging="1080"/>
      </w:pPr>
    </w:lvl>
    <w:lvl w:ilvl="6">
      <w:start w:val="1"/>
      <w:numFmt w:val="decimal"/>
      <w:lvlText w:val="%1.%2.%3.%4.%5.%6.%7."/>
      <w:lvlJc w:val="left"/>
      <w:pPr>
        <w:tabs>
          <w:tab w:val="num" w:pos="2880"/>
        </w:tabs>
        <w:ind w:left="10800" w:hanging="1440"/>
      </w:pPr>
    </w:lvl>
    <w:lvl w:ilvl="7">
      <w:start w:val="1"/>
      <w:numFmt w:val="decimal"/>
      <w:lvlText w:val="%1.%2.%3.%4.%5.%6.%7.%8."/>
      <w:lvlJc w:val="left"/>
      <w:pPr>
        <w:tabs>
          <w:tab w:val="num" w:pos="3240"/>
        </w:tabs>
        <w:ind w:left="12360" w:hanging="1440"/>
      </w:pPr>
    </w:lvl>
    <w:lvl w:ilvl="8">
      <w:start w:val="1"/>
      <w:numFmt w:val="decimal"/>
      <w:lvlText w:val="%1.%2.%3.%4.%5.%6.%7.%8.%9."/>
      <w:lvlJc w:val="left"/>
      <w:pPr>
        <w:tabs>
          <w:tab w:val="num" w:pos="3600"/>
        </w:tabs>
        <w:ind w:left="14280" w:hanging="1800"/>
      </w:pPr>
    </w:lvl>
  </w:abstractNum>
  <w:abstractNum w:abstractNumId="11">
    <w:lvl w:ilvl="0">
      <w:start w:val="2"/>
      <w:numFmt w:val="decimal"/>
      <w:lvlText w:val="%1."/>
      <w:lvlJc w:val="left"/>
      <w:pPr>
        <w:tabs>
          <w:tab w:val="num" w:pos="720"/>
        </w:tabs>
        <w:ind w:left="360" w:hanging="360"/>
      </w:pPr>
    </w:lvl>
    <w:lvl w:ilvl="1">
      <w:start w:val="3"/>
      <w:numFmt w:val="decimal"/>
      <w:lvlText w:val="%1.%2."/>
      <w:lvlJc w:val="left"/>
      <w:pPr>
        <w:tabs>
          <w:tab w:val="num" w:pos="1080"/>
        </w:tabs>
        <w:ind w:left="1920" w:hanging="360"/>
      </w:pPr>
    </w:lvl>
    <w:lvl w:ilvl="2">
      <w:start w:val="1"/>
      <w:numFmt w:val="decimal"/>
      <w:lvlText w:val="%1.%2.%3."/>
      <w:lvlJc w:val="left"/>
      <w:pPr>
        <w:tabs>
          <w:tab w:val="num" w:pos="1440"/>
        </w:tabs>
        <w:ind w:left="3840" w:hanging="720"/>
      </w:pPr>
    </w:lvl>
    <w:lvl w:ilvl="3">
      <w:start w:val="1"/>
      <w:numFmt w:val="decimal"/>
      <w:lvlText w:val="%1.%2.%3.%4."/>
      <w:lvlJc w:val="left"/>
      <w:pPr>
        <w:tabs>
          <w:tab w:val="num" w:pos="1800"/>
        </w:tabs>
        <w:ind w:left="5400" w:hanging="720"/>
      </w:pPr>
    </w:lvl>
    <w:lvl w:ilvl="4">
      <w:start w:val="1"/>
      <w:numFmt w:val="decimal"/>
      <w:lvlText w:val="%1.%2.%3.%4.%5."/>
      <w:lvlJc w:val="left"/>
      <w:pPr>
        <w:tabs>
          <w:tab w:val="num" w:pos="2160"/>
        </w:tabs>
        <w:ind w:left="7320" w:hanging="1080"/>
      </w:pPr>
    </w:lvl>
    <w:lvl w:ilvl="5">
      <w:start w:val="1"/>
      <w:numFmt w:val="decimal"/>
      <w:lvlText w:val="%1.%2.%3.%4.%5.%6."/>
      <w:lvlJc w:val="left"/>
      <w:pPr>
        <w:tabs>
          <w:tab w:val="num" w:pos="2520"/>
        </w:tabs>
        <w:ind w:left="8880" w:hanging="1080"/>
      </w:pPr>
    </w:lvl>
    <w:lvl w:ilvl="6">
      <w:start w:val="1"/>
      <w:numFmt w:val="decimal"/>
      <w:lvlText w:val="%1.%2.%3.%4.%5.%6.%7."/>
      <w:lvlJc w:val="left"/>
      <w:pPr>
        <w:tabs>
          <w:tab w:val="num" w:pos="2880"/>
        </w:tabs>
        <w:ind w:left="10800" w:hanging="1440"/>
      </w:pPr>
    </w:lvl>
    <w:lvl w:ilvl="7">
      <w:start w:val="1"/>
      <w:numFmt w:val="decimal"/>
      <w:lvlText w:val="%1.%2.%3.%4.%5.%6.%7.%8."/>
      <w:lvlJc w:val="left"/>
      <w:pPr>
        <w:tabs>
          <w:tab w:val="num" w:pos="3240"/>
        </w:tabs>
        <w:ind w:left="12360" w:hanging="1440"/>
      </w:pPr>
    </w:lvl>
    <w:lvl w:ilvl="8">
      <w:start w:val="1"/>
      <w:numFmt w:val="decimal"/>
      <w:lvlText w:val="%1.%2.%3.%4.%5.%6.%7.%8.%9."/>
      <w:lvlJc w:val="left"/>
      <w:pPr>
        <w:tabs>
          <w:tab w:val="num" w:pos="3600"/>
        </w:tabs>
        <w:ind w:left="14280" w:hanging="180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36"/>
  <w:trackRevisions/>
  <w:defaultTabStop w:val="708"/>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fr-FR" w:eastAsia="en-US" w:bidi="ar-SA"/>
      </w:rPr>
    </w:rPrDefault>
    <w:pPrDefault>
      <w:pPr>
        <w:suppressAutoHyphens w:val="true"/>
      </w:pPr>
    </w:pPrDefault>
  </w:docDefaults>
  <w:latentStyles w:defLockedState="0" w:defUIPriority="99" w:defSemiHidden="0" w:defUnhideWhenUsed="0" w:defQFormat="0" w:count="38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fr-FR" w:eastAsia="en-US" w:bidi="ar-SA"/>
    </w:rPr>
  </w:style>
  <w:style w:type="character" w:styleId="DefaultParagraphFont" w:default="1">
    <w:name w:val="Default Paragraph Font"/>
    <w:uiPriority w:val="1"/>
    <w:unhideWhenUsed/>
    <w:qFormat/>
    <w:rPr/>
  </w:style>
  <w:style w:type="character" w:styleId="EntteCar" w:customStyle="1">
    <w:name w:val="En-tête Car"/>
    <w:basedOn w:val="DefaultParagraphFont"/>
    <w:link w:val="En-tte"/>
    <w:uiPriority w:val="99"/>
    <w:qFormat/>
    <w:rsid w:val="00dc58ca"/>
    <w:rPr/>
  </w:style>
  <w:style w:type="character" w:styleId="PieddepageCar" w:customStyle="1">
    <w:name w:val="Pied de page Car"/>
    <w:basedOn w:val="DefaultParagraphFont"/>
    <w:link w:val="Pieddepage"/>
    <w:uiPriority w:val="99"/>
    <w:qFormat/>
    <w:rsid w:val="00dc58ca"/>
    <w:rPr/>
  </w:style>
  <w:style w:type="character" w:styleId="Pagenumber">
    <w:name w:val="page number"/>
    <w:basedOn w:val="DefaultParagraphFont"/>
    <w:uiPriority w:val="99"/>
    <w:semiHidden/>
    <w:unhideWhenUsed/>
    <w:qFormat/>
    <w:rsid w:val="008d2f76"/>
    <w:rPr/>
  </w:style>
  <w:style w:type="character" w:styleId="InternetLink">
    <w:name w:val="Hyperlink"/>
    <w:basedOn w:val="DefaultParagraphFont"/>
    <w:uiPriority w:val="99"/>
    <w:unhideWhenUsed/>
    <w:rsid w:val="00d272f2"/>
    <w:rPr>
      <w:color w:val="0563C1" w:themeColor="hyperlink"/>
      <w:u w:val="single"/>
    </w:rPr>
  </w:style>
  <w:style w:type="character" w:styleId="Appleconvertedspace" w:customStyle="1">
    <w:name w:val="apple-converted-space"/>
    <w:basedOn w:val="DefaultParagraphFont"/>
    <w:qFormat/>
    <w:rsid w:val="00b3464a"/>
    <w:rPr/>
  </w:style>
  <w:style w:type="character" w:styleId="Emphasis">
    <w:name w:val="Emphasis"/>
    <w:basedOn w:val="DefaultParagraphFont"/>
    <w:uiPriority w:val="20"/>
    <w:qFormat/>
    <w:rsid w:val="00b3464a"/>
    <w:rPr>
      <w:i/>
      <w:iCs/>
    </w:rPr>
  </w:style>
  <w:style w:type="character" w:styleId="VisitedInternetLink">
    <w:name w:val="FollowedHyperlink"/>
    <w:basedOn w:val="DefaultParagraphFont"/>
    <w:uiPriority w:val="99"/>
    <w:semiHidden/>
    <w:unhideWhenUsed/>
    <w:rsid w:val="006f7dcc"/>
    <w:rPr>
      <w:color w:val="954F72" w:themeColor="followedHyperlink"/>
      <w:u w:val="single"/>
    </w:rPr>
  </w:style>
  <w:style w:type="character" w:styleId="NotedebasdepageCar" w:customStyle="1">
    <w:name w:val="Note de bas de page Car"/>
    <w:basedOn w:val="DefaultParagraphFont"/>
    <w:link w:val="Notedebasdepage"/>
    <w:uiPriority w:val="99"/>
    <w:qFormat/>
    <w:rsid w:val="00a4669b"/>
    <w:rPr/>
  </w:style>
  <w:style w:type="character" w:styleId="FootnoteCharacters">
    <w:name w:val="Footnote Characters"/>
    <w:basedOn w:val="DefaultParagraphFont"/>
    <w:uiPriority w:val="99"/>
    <w:unhideWhenUsed/>
    <w:qFormat/>
    <w:rsid w:val="00a4669b"/>
    <w:rPr>
      <w:vertAlign w:val="superscript"/>
    </w:rPr>
  </w:style>
  <w:style w:type="character" w:styleId="FootnoteAnchor">
    <w:name w:val="Footnote Anchor"/>
    <w:rPr>
      <w:vertAlign w:val="superscript"/>
    </w:rPr>
  </w:style>
  <w:style w:type="character" w:styleId="Strong">
    <w:name w:val="Strong"/>
    <w:basedOn w:val="DefaultParagraphFont"/>
    <w:uiPriority w:val="22"/>
    <w:qFormat/>
    <w:rsid w:val="00025c0f"/>
    <w:rPr>
      <w:b/>
      <w:bCs/>
    </w:rPr>
  </w:style>
  <w:style w:type="character" w:styleId="Figpopupsensitivearea" w:customStyle="1">
    <w:name w:val="figpopup-sensitive-area"/>
    <w:basedOn w:val="DefaultParagraphFont"/>
    <w:qFormat/>
    <w:rsid w:val="00025c0f"/>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En-tteCar"/>
    <w:uiPriority w:val="99"/>
    <w:unhideWhenUsed/>
    <w:rsid w:val="00dc58ca"/>
    <w:pPr>
      <w:tabs>
        <w:tab w:val="clear" w:pos="708"/>
        <w:tab w:val="center" w:pos="4536" w:leader="none"/>
        <w:tab w:val="right" w:pos="9072" w:leader="none"/>
      </w:tabs>
    </w:pPr>
    <w:rPr/>
  </w:style>
  <w:style w:type="paragraph" w:styleId="Footer">
    <w:name w:val="Footer"/>
    <w:basedOn w:val="Normal"/>
    <w:link w:val="PieddepageCar"/>
    <w:uiPriority w:val="99"/>
    <w:unhideWhenUsed/>
    <w:rsid w:val="00dc58ca"/>
    <w:pPr>
      <w:tabs>
        <w:tab w:val="clear" w:pos="708"/>
        <w:tab w:val="center" w:pos="4536" w:leader="none"/>
        <w:tab w:val="right" w:pos="9072" w:leader="none"/>
      </w:tabs>
    </w:pPr>
    <w:rPr/>
  </w:style>
  <w:style w:type="paragraph" w:styleId="ListParagraph">
    <w:name w:val="List Paragraph"/>
    <w:basedOn w:val="Normal"/>
    <w:uiPriority w:val="34"/>
    <w:qFormat/>
    <w:rsid w:val="00511ffe"/>
    <w:pPr>
      <w:spacing w:before="0" w:after="0"/>
      <w:ind w:left="720" w:hanging="0"/>
      <w:contextualSpacing/>
    </w:pPr>
    <w:rPr/>
  </w:style>
  <w:style w:type="paragraph" w:styleId="NormalWeb">
    <w:name w:val="Normal (Web)"/>
    <w:basedOn w:val="Normal"/>
    <w:uiPriority w:val="99"/>
    <w:unhideWhenUsed/>
    <w:qFormat/>
    <w:rsid w:val="00b3464a"/>
    <w:pPr>
      <w:spacing w:beforeAutospacing="1" w:afterAutospacing="1"/>
    </w:pPr>
    <w:rPr>
      <w:rFonts w:ascii="Times New Roman" w:hAnsi="Times New Roman" w:cs="Times New Roman"/>
      <w:lang w:eastAsia="fr-FR"/>
    </w:rPr>
  </w:style>
  <w:style w:type="paragraph" w:styleId="Footnote">
    <w:name w:val="Footnote Text"/>
    <w:basedOn w:val="Normal"/>
    <w:link w:val="NotedebasdepageCar"/>
    <w:uiPriority w:val="99"/>
    <w:unhideWhenUsed/>
    <w:rsid w:val="00a4669b"/>
    <w:pPr/>
    <w:rPr/>
  </w:style>
  <w:style w:type="paragraph" w:styleId="Caption1">
    <w:name w:val="caption"/>
    <w:basedOn w:val="Normal"/>
    <w:next w:val="Normal"/>
    <w:uiPriority w:val="35"/>
    <w:unhideWhenUsed/>
    <w:qFormat/>
    <w:rsid w:val="00ca4fb8"/>
    <w:pPr>
      <w:spacing w:before="0" w:after="200"/>
    </w:pPr>
    <w:rPr>
      <w:i/>
      <w:iCs/>
      <w:color w:val="44546A" w:themeColor="text2"/>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772778"/>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otnotes" Target="footnotes.xml"/><Relationship Id="rId32" Type="http://schemas.openxmlformats.org/officeDocument/2006/relationships/comments" Target="comments.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0687BF1-C6E2-2642-859A-DAC719FFF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Application>LibreOffice/6.4.5.2$Linux_X86_64 LibreOffice_project/40$Build-2</Application>
  <Pages>36</Pages>
  <Words>9383</Words>
  <Characters>53389</Characters>
  <CharactersWithSpaces>64611</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2020-08-30T23:19:00Z</dcterms:created>
  <dc:creator>Utilisateur de Microsoft Office</dc:creator>
  <dc:description/>
  <dc:language>en-US</dc:language>
  <cp:lastModifiedBy>Sébastien Guyader</cp:lastModifiedBy>
  <cp:lastPrinted>2020-08-30T23:19:00Z</cp:lastPrinted>
  <dcterms:modified xsi:type="dcterms:W3CDTF">2020-08-31T10:31:00Z</dcterms:modified>
  <cp:revision>76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