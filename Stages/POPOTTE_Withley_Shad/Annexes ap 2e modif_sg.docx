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9.jpeg" ContentType="image/jpeg"/>
  <Override PartName="/word/media/image4.png" ContentType="image/png"/>
  <Override PartName="/word/media/image8.jpeg" ContentType="image/jpeg"/>
  <Override PartName="/word/media/image13.jpeg" ContentType="image/jpeg"/>
  <Override PartName="/word/media/image5.jpeg" ContentType="image/jpeg"/>
  <Override PartName="/word/media/image6.jpeg" ContentType="image/jpeg"/>
  <Override PartName="/word/media/image7.tif" ContentType="image/tiff"/>
  <Override PartName="/word/media/image10.png" ContentType="image/png"/>
  <Override PartName="/word/media/image11.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orbel" w:hAnsi="Corbel"/>
          <w:b/>
          <w:b/>
          <w:sz w:val="28"/>
        </w:rPr>
      </w:pPr>
      <w:r>
        <w:rPr>
          <w:rFonts w:ascii="Corbel" w:hAnsi="Corbel"/>
          <w:b/>
          <w:sz w:val="28"/>
        </w:rPr>
        <w:t xml:space="preserve">                                              </w:t>
      </w:r>
    </w:p>
    <w:p>
      <w:pPr>
        <w:pStyle w:val="Normal"/>
        <w:rPr>
          <w:rFonts w:ascii="Corbel" w:hAnsi="Corbel"/>
          <w:b/>
          <w:b/>
          <w:sz w:val="28"/>
        </w:rPr>
      </w:pPr>
      <w:r>
        <w:rPr>
          <w:rFonts w:ascii="Corbel" w:hAnsi="Corbel"/>
          <w:b/>
          <w:sz w:val="28"/>
        </w:rPr>
        <w:t xml:space="preserve">                                                                          </w:t>
      </w:r>
    </w:p>
    <w:p>
      <w:pPr>
        <w:pStyle w:val="Normal"/>
        <w:rPr>
          <w:rFonts w:ascii="Calibri Light" w:hAnsi="Calibri Light" w:cs="Calibri Light" w:asciiTheme="majorHAnsi" w:cstheme="majorHAnsi" w:hAnsiTheme="majorHAnsi"/>
          <w:b/>
          <w:b/>
          <w:sz w:val="40"/>
        </w:rPr>
      </w:pPr>
      <w:r>
        <w:rPr>
          <w:rFonts w:cs="Calibri Light" w:cstheme="majorHAnsi" w:ascii="Calibri Light" w:hAnsi="Calibri Light"/>
          <w:b/>
          <w:sz w:val="40"/>
        </w:rPr>
      </w:r>
    </w:p>
    <w:p>
      <w:pPr>
        <w:pStyle w:val="Title"/>
        <w:rPr/>
      </w:pPr>
      <w:r>
        <w:rPr/>
        <w:t xml:space="preserve">Etude de la diversité génétique de souches de </w:t>
      </w:r>
      <w:r>
        <w:rPr>
          <w:i/>
        </w:rPr>
        <w:t>Colletotrichum spp</w:t>
      </w:r>
      <w:r>
        <w:rPr/>
        <w:t>. infectant les ignames en Guadeloupe</w:t>
      </w:r>
    </w:p>
    <w:p>
      <w:pPr>
        <w:pStyle w:val="Normal"/>
        <w:rPr>
          <w:rFonts w:ascii="Corbel" w:hAnsi="Corbel"/>
          <w:b/>
          <w:b/>
          <w:sz w:val="32"/>
        </w:rPr>
      </w:pPr>
      <w:r>
        <w:rPr>
          <w:rFonts w:ascii="Corbel" w:hAnsi="Corbel"/>
          <w:b/>
          <w:sz w:val="32"/>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t xml:space="preserve">Maitre de stage : GUYADER Sébastien, </w:t>
      </w:r>
      <w:r>
        <w:rPr/>
        <w:t xml:space="preserve">Chargé de recherche </w:t>
      </w:r>
    </w:p>
    <w:p>
      <w:pPr>
        <w:pStyle w:val="Normal"/>
        <w:rPr>
          <w:sz w:val="24"/>
        </w:rPr>
      </w:pPr>
      <w:r>
        <w:rPr>
          <w:sz w:val="24"/>
        </w:rPr>
        <w:t xml:space="preserve">Responsable de stage : Pr GROS  Olivier </w:t>
      </w:r>
    </w:p>
    <w:p>
      <w:pPr>
        <w:pStyle w:val="Normal"/>
        <w:rPr>
          <w:sz w:val="24"/>
        </w:rPr>
      </w:pPr>
      <w:r>
        <w:rPr>
          <w:sz w:val="24"/>
        </w:rPr>
      </w:r>
    </w:p>
    <w:p>
      <w:pPr>
        <w:pStyle w:val="Normal"/>
        <w:tabs>
          <w:tab w:val="clear" w:pos="708"/>
          <w:tab w:val="left" w:pos="2412" w:leader="none"/>
        </w:tabs>
        <w:rPr>
          <w:rFonts w:cs="Calibri" w:cstheme="minorHAnsi"/>
          <w:sz w:val="28"/>
          <w:szCs w:val="28"/>
        </w:rPr>
      </w:pPr>
      <w:r>
        <w:rPr/>
        <w:t xml:space="preserve"> </w:t>
      </w:r>
    </w:p>
    <w:p>
      <w:pPr>
        <w:pStyle w:val="Normal"/>
        <w:jc w:val="center"/>
        <w:rPr>
          <w:rFonts w:cs="Calibri" w:cstheme="minorHAnsi"/>
          <w:bCs/>
          <w:sz w:val="28"/>
          <w:szCs w:val="28"/>
        </w:rPr>
      </w:pPr>
      <w:r>
        <w:rPr>
          <w:rFonts w:cs="Calibri" w:cstheme="minorHAnsi"/>
          <w:sz w:val="28"/>
          <w:szCs w:val="28"/>
        </w:rPr>
        <w:t>Organisme d’accueil :</w:t>
      </w:r>
      <w:r>
        <w:rPr>
          <w:rFonts w:eastAsia="Times New Roman" w:cs="Calibri" w:cstheme="minorHAnsi"/>
          <w:bCs/>
          <w:caps/>
          <w:spacing w:val="15"/>
          <w:sz w:val="28"/>
          <w:szCs w:val="28"/>
          <w:lang w:eastAsia="fr-FR"/>
        </w:rPr>
        <w:t xml:space="preserve"> I</w:t>
      </w:r>
      <w:r>
        <w:rPr>
          <w:rFonts w:cs="Calibri" w:cstheme="minorHAnsi"/>
          <w:bCs/>
          <w:sz w:val="28"/>
          <w:szCs w:val="28"/>
        </w:rPr>
        <w:t>nstitut National de Recherche pour l’Agriculture, l’Alimentation et l’Environnement</w:t>
      </w:r>
    </w:p>
    <w:p>
      <w:pPr>
        <w:pStyle w:val="Normal"/>
        <w:jc w:val="center"/>
        <w:rPr>
          <w:sz w:val="24"/>
        </w:rPr>
      </w:pPr>
      <w:r>
        <w:rPr>
          <w:sz w:val="24"/>
        </w:rPr>
      </w:r>
    </w:p>
    <w:p>
      <w:pPr>
        <w:pStyle w:val="Normal"/>
        <w:rPr/>
      </w:pPr>
      <w:r>
        <w:rPr/>
      </w:r>
    </w:p>
    <w:p>
      <w:pPr>
        <w:pStyle w:val="Normal"/>
        <w:rPr/>
      </w:pPr>
      <w:r>
        <w:rPr/>
      </w:r>
    </w:p>
    <w:p>
      <w:pPr>
        <w:pStyle w:val="Normal"/>
        <w:rPr/>
      </w:pPr>
      <w:r>
        <w:rPr/>
        <w:t xml:space="preserve">                                                                                                                                                         </w:t>
      </w:r>
    </w:p>
    <w:p>
      <w:pPr>
        <w:pStyle w:val="Normal"/>
        <w:rPr/>
      </w:pPr>
      <w:r>
        <w:rPr/>
      </w:r>
    </w:p>
    <w:p>
      <w:pPr>
        <w:pStyle w:val="Normal"/>
        <w:rPr>
          <w:sz w:val="24"/>
        </w:rPr>
      </w:pPr>
      <w:r>
        <w:rPr/>
        <w:t xml:space="preserve">                                                                                                                                                         </w:t>
      </w:r>
      <w:r>
        <w:rPr>
          <w:sz w:val="24"/>
        </w:rPr>
        <w:t>Juin 2021</w:t>
      </w:r>
    </w:p>
    <w:p>
      <w:pPr>
        <w:pStyle w:val="Title"/>
        <w:rPr/>
      </w:pPr>
      <w:r>
        <w:rPr/>
      </w:r>
    </w:p>
    <w:p>
      <w:pPr>
        <w:pStyle w:val="Heading4"/>
        <w:rPr/>
      </w:pPr>
      <w:bookmarkStart w:id="0" w:name="_Toc75019174"/>
      <w:r>
        <w:rPr/>
        <w:t>REMERCIEMENTS</w:t>
      </w:r>
      <w:bookmarkEnd w:id="0"/>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jc w:val="both"/>
        <w:rPr>
          <w:rFonts w:cs="Calibri" w:cstheme="minorHAnsi"/>
          <w:sz w:val="28"/>
        </w:rPr>
      </w:pPr>
      <w:r>
        <w:rPr>
          <w:rFonts w:cs="Calibri" w:cstheme="minorHAnsi"/>
          <w:sz w:val="28"/>
        </w:rPr>
      </w:r>
    </w:p>
    <w:p>
      <w:pPr>
        <w:pStyle w:val="Normal"/>
        <w:spacing w:lineRule="auto" w:line="276"/>
        <w:jc w:val="both"/>
        <w:rPr>
          <w:rFonts w:cs="Calibri" w:cstheme="minorHAnsi"/>
          <w:sz w:val="28"/>
        </w:rPr>
      </w:pPr>
      <w:r>
        <w:rPr>
          <w:rFonts w:cs="Calibri" w:cstheme="minorHAnsi"/>
          <w:sz w:val="28"/>
        </w:rPr>
        <w:t>Je remercie mon  tuteur Mr GUYADER Sébastien, Chargé de recherche à l’INRAE, pour m’avoir permis d’effectuer mon stage, pour sa patience et son soutien éclairé lors de mes recherches.</w:t>
      </w:r>
    </w:p>
    <w:p>
      <w:pPr>
        <w:pStyle w:val="Normal"/>
        <w:spacing w:lineRule="auto" w:line="276"/>
        <w:jc w:val="both"/>
        <w:rPr>
          <w:rFonts w:cs="Calibri" w:cstheme="minorHAnsi"/>
          <w:sz w:val="28"/>
        </w:rPr>
      </w:pPr>
      <w:r>
        <w:rPr>
          <w:rFonts w:cs="Calibri" w:cstheme="minorHAnsi"/>
          <w:sz w:val="28"/>
        </w:rPr>
      </w:r>
    </w:p>
    <w:p>
      <w:pPr>
        <w:pStyle w:val="Normal"/>
        <w:spacing w:lineRule="auto" w:line="276"/>
        <w:jc w:val="both"/>
        <w:rPr>
          <w:rFonts w:cs="Calibri" w:cstheme="minorHAnsi"/>
          <w:sz w:val="28"/>
        </w:rPr>
      </w:pPr>
      <w:r>
        <w:rPr>
          <w:rFonts w:cs="Calibri" w:cstheme="minorHAnsi"/>
          <w:sz w:val="28"/>
        </w:rPr>
        <w:t>Je tiens à remercier M</w:t>
      </w:r>
      <w:del w:id="0" w:author="Sébastien Guyader" w:date="2021-06-20T23:59:12Z">
        <w:r>
          <w:rPr>
            <w:rFonts w:cs="Calibri" w:cstheme="minorHAnsi"/>
            <w:sz w:val="28"/>
          </w:rPr>
          <w:delText>n</w:delText>
        </w:r>
      </w:del>
      <w:ins w:id="1" w:author="Sébastien Guyader" w:date="2021-06-20T23:59:12Z">
        <w:r>
          <w:rPr>
            <w:rFonts w:cs="Calibri" w:cstheme="minorHAnsi"/>
            <w:sz w:val="28"/>
          </w:rPr>
          <w:t>m</w:t>
        </w:r>
      </w:ins>
      <w:r>
        <w:rPr>
          <w:rFonts w:cs="Calibri" w:cstheme="minorHAnsi"/>
          <w:sz w:val="28"/>
        </w:rPr>
        <w:t xml:space="preserve">e BRIAND Sophie pour avoir supervisé et accompagné la partie pratique de mon stage en Mycologie. </w:t>
      </w:r>
    </w:p>
    <w:p>
      <w:pPr>
        <w:pStyle w:val="Normal"/>
        <w:spacing w:lineRule="auto" w:line="276"/>
        <w:jc w:val="both"/>
        <w:rPr>
          <w:rFonts w:cs="Calibri" w:cstheme="minorHAnsi"/>
          <w:sz w:val="28"/>
        </w:rPr>
      </w:pPr>
      <w:r>
        <w:rPr>
          <w:rFonts w:cs="Calibri" w:cstheme="minorHAnsi"/>
          <w:sz w:val="28"/>
        </w:rPr>
      </w:r>
    </w:p>
    <w:p>
      <w:pPr>
        <w:pStyle w:val="Normal"/>
        <w:spacing w:lineRule="auto" w:line="276"/>
        <w:jc w:val="both"/>
        <w:rPr>
          <w:rFonts w:cs="Calibri" w:cstheme="minorHAnsi"/>
          <w:sz w:val="28"/>
        </w:rPr>
      </w:pPr>
      <w:r>
        <w:rPr>
          <w:rFonts w:cs="Calibri" w:cstheme="minorHAnsi"/>
          <w:sz w:val="28"/>
        </w:rPr>
        <w:t xml:space="preserve">Je remercie également Boucar et Olyvia qui malgré leur travaux en cours n’ont pas hésiter à me conseiller dans mes recherches. </w:t>
      </w:r>
    </w:p>
    <w:p>
      <w:pPr>
        <w:pStyle w:val="Normal"/>
        <w:spacing w:lineRule="auto" w:line="276"/>
        <w:jc w:val="both"/>
        <w:rPr>
          <w:rFonts w:cs="Calibri" w:cstheme="minorHAnsi"/>
          <w:sz w:val="28"/>
        </w:rPr>
      </w:pPr>
      <w:r>
        <w:rPr>
          <w:rFonts w:cs="Calibri" w:cstheme="minorHAnsi"/>
          <w:sz w:val="28"/>
        </w:rPr>
      </w:r>
    </w:p>
    <w:p>
      <w:pPr>
        <w:pStyle w:val="Normal"/>
        <w:spacing w:lineRule="auto" w:line="276"/>
        <w:jc w:val="both"/>
        <w:rPr>
          <w:rFonts w:cs="Calibri" w:cstheme="minorHAnsi"/>
          <w:sz w:val="28"/>
        </w:rPr>
      </w:pPr>
      <w:r>
        <w:rPr>
          <w:rFonts w:cs="Calibri" w:cstheme="minorHAnsi"/>
          <w:sz w:val="28"/>
        </w:rPr>
        <w:t>Et enfin je remercie toute l’équipe de l’unité Astro Ouest de l’INRAE de m’avoir accueillie.</w:t>
      </w:r>
    </w:p>
    <w:p>
      <w:pPr>
        <w:pStyle w:val="Normal"/>
        <w:spacing w:lineRule="auto" w:line="276"/>
        <w:rPr>
          <w:rFonts w:ascii="Corbel" w:hAnsi="Corbel"/>
          <w:b/>
          <w:b/>
          <w:sz w:val="28"/>
        </w:rPr>
      </w:pPr>
      <w:r>
        <w:rPr>
          <w:rFonts w:ascii="Corbel" w:hAnsi="Corbel"/>
          <w:b/>
          <w:sz w:val="28"/>
        </w:rPr>
      </w:r>
    </w:p>
    <w:p>
      <w:pPr>
        <w:pStyle w:val="Normal"/>
        <w:spacing w:lineRule="auto" w:line="276"/>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sdt>
      <w:sdtPr>
        <w:docPartObj>
          <w:docPartGallery w:val="Table of Contents"/>
          <w:docPartUnique w:val="true"/>
        </w:docPartObj>
      </w:sdtPr>
      <w:sdtContent>
        <w:p>
          <w:pPr>
            <w:pStyle w:val="TOCHeading"/>
            <w:numPr>
              <w:ilvl w:val="0"/>
              <w:numId w:val="0"/>
            </w:numPr>
            <w:ind w:left="360" w:hanging="0"/>
            <w:rPr/>
          </w:pPr>
          <w:r>
            <w:rPr/>
            <w:t>SOMMAIRE</w:t>
          </w:r>
        </w:p>
        <w:p>
          <w:pPr>
            <w:pStyle w:val="Contents4"/>
            <w:tabs>
              <w:tab w:val="clear" w:pos="708"/>
              <w:tab w:val="right" w:pos="9062" w:leader="dot"/>
            </w:tabs>
            <w:rPr>
              <w:rFonts w:eastAsia="" w:eastAsiaTheme="minorEastAsia"/>
              <w:lang w:eastAsia="fr-FR"/>
            </w:rPr>
          </w:pPr>
          <w:r>
            <w:fldChar w:fldCharType="begin"/>
          </w:r>
          <w:r>
            <w:rPr>
              <w:webHidden/>
              <w:rStyle w:val="IndexLink"/>
            </w:rPr>
            <w:instrText> TOC \z \o "1-7" \u \h</w:instrText>
          </w:r>
          <w:r>
            <w:rPr>
              <w:webHidden/>
              <w:rStyle w:val="IndexLink"/>
            </w:rPr>
            <w:fldChar w:fldCharType="separate"/>
          </w:r>
          <w:hyperlink w:anchor="_Toc75019174">
            <w:r>
              <w:rPr>
                <w:webHidden/>
                <w:rStyle w:val="IndexLink"/>
              </w:rPr>
              <w:t>REMERCIEMENTS</w:t>
            </w:r>
            <w:r>
              <w:rPr>
                <w:webHidden/>
              </w:rPr>
              <w:fldChar w:fldCharType="begin"/>
            </w:r>
            <w:r>
              <w:rPr>
                <w:webHidden/>
              </w:rPr>
              <w:instrText>PAGEREF _Toc75019174 \h</w:instrText>
            </w:r>
            <w:r>
              <w:rPr>
                <w:webHidden/>
              </w:rPr>
              <w:fldChar w:fldCharType="separate"/>
            </w:r>
            <w:r>
              <w:rPr>
                <w:rStyle w:val="IndexLink"/>
                <w:vanish w:val="false"/>
              </w:rPr>
              <w:tab/>
              <w:t>2</w:t>
            </w:r>
            <w:r>
              <w:rPr>
                <w:webHidden/>
              </w:rPr>
              <w:fldChar w:fldCharType="end"/>
            </w:r>
          </w:hyperlink>
        </w:p>
        <w:p>
          <w:pPr>
            <w:pStyle w:val="Contents1"/>
            <w:tabs>
              <w:tab w:val="clear" w:pos="708"/>
              <w:tab w:val="left" w:pos="440" w:leader="none"/>
              <w:tab w:val="right" w:pos="9062" w:leader="dot"/>
            </w:tabs>
            <w:rPr>
              <w:rFonts w:eastAsia="" w:eastAsiaTheme="minorEastAsia"/>
              <w:lang w:eastAsia="fr-FR"/>
            </w:rPr>
          </w:pPr>
          <w:hyperlink w:anchor="_Toc75019175">
            <w:r>
              <w:rPr>
                <w:webHidden/>
                <w:rStyle w:val="IndexLink"/>
              </w:rPr>
              <w:t>I.</w:t>
            </w:r>
            <w:r>
              <w:rPr>
                <w:rStyle w:val="IndexLink"/>
                <w:rFonts w:eastAsia="" w:eastAsiaTheme="minorEastAsia"/>
                <w:lang w:eastAsia="fr-FR"/>
              </w:rPr>
              <w:tab/>
            </w:r>
            <w:r>
              <w:rPr>
                <w:rStyle w:val="IndexLink"/>
              </w:rPr>
              <w:t>INTRODUCTION</w:t>
            </w:r>
            <w:r>
              <w:rPr>
                <w:webHidden/>
              </w:rPr>
              <w:fldChar w:fldCharType="begin"/>
            </w:r>
            <w:r>
              <w:rPr>
                <w:webHidden/>
              </w:rPr>
              <w:instrText>PAGEREF _Toc75019175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660" w:leader="none"/>
              <w:tab w:val="right" w:pos="9062" w:leader="dot"/>
            </w:tabs>
            <w:rPr>
              <w:rFonts w:eastAsia="" w:eastAsiaTheme="minorEastAsia"/>
              <w:lang w:eastAsia="fr-FR"/>
            </w:rPr>
          </w:pPr>
          <w:hyperlink w:anchor="_Toc75019176">
            <w:r>
              <w:rPr>
                <w:webHidden/>
                <w:rStyle w:val="IndexLink"/>
              </w:rPr>
              <w:t>1.</w:t>
            </w:r>
            <w:r>
              <w:rPr>
                <w:rStyle w:val="IndexLink"/>
                <w:rFonts w:eastAsia="" w:eastAsiaTheme="minorEastAsia"/>
                <w:lang w:eastAsia="fr-FR"/>
              </w:rPr>
              <w:tab/>
            </w:r>
            <w:r>
              <w:rPr>
                <w:rStyle w:val="IndexLink"/>
              </w:rPr>
              <w:t>L’igname Dioscorea spp.</w:t>
            </w:r>
            <w:r>
              <w:rPr>
                <w:webHidden/>
              </w:rPr>
              <w:fldChar w:fldCharType="begin"/>
            </w:r>
            <w:r>
              <w:rPr>
                <w:webHidden/>
              </w:rPr>
              <w:instrText>PAGEREF _Toc75019176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660" w:leader="none"/>
              <w:tab w:val="right" w:pos="9062" w:leader="dot"/>
            </w:tabs>
            <w:rPr>
              <w:rFonts w:eastAsia="" w:eastAsiaTheme="minorEastAsia"/>
              <w:lang w:eastAsia="fr-FR"/>
            </w:rPr>
          </w:pPr>
          <w:hyperlink w:anchor="_Toc75019177">
            <w:r>
              <w:rPr>
                <w:webHidden/>
                <w:rStyle w:val="IndexLink"/>
              </w:rPr>
              <w:t>2.</w:t>
            </w:r>
            <w:r>
              <w:rPr>
                <w:rStyle w:val="IndexLink"/>
                <w:rFonts w:eastAsia="" w:eastAsiaTheme="minorEastAsia"/>
                <w:lang w:eastAsia="fr-FR"/>
              </w:rPr>
              <w:tab/>
            </w:r>
            <w:r>
              <w:rPr>
                <w:rStyle w:val="IndexLink"/>
              </w:rPr>
              <w:t>Complexe d’espèces Colletotrichum gloeosporioides</w:t>
            </w:r>
            <w:r>
              <w:rPr>
                <w:webHidden/>
              </w:rPr>
              <w:fldChar w:fldCharType="begin"/>
            </w:r>
            <w:r>
              <w:rPr>
                <w:webHidden/>
              </w:rPr>
              <w:instrText>PAGEREF _Toc75019177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78">
            <w:r>
              <w:rPr>
                <w:webHidden/>
                <w:rStyle w:val="IndexLink"/>
              </w:rPr>
              <w:t>i.</w:t>
            </w:r>
            <w:r>
              <w:rPr>
                <w:rStyle w:val="IndexLink"/>
                <w:rFonts w:eastAsia="" w:eastAsiaTheme="minorEastAsia"/>
                <w:lang w:eastAsia="fr-FR"/>
              </w:rPr>
              <w:tab/>
            </w:r>
            <w:r>
              <w:rPr>
                <w:rStyle w:val="IndexLink"/>
              </w:rPr>
              <w:t>Taxonomie</w:t>
            </w:r>
            <w:r>
              <w:rPr>
                <w:webHidden/>
              </w:rPr>
              <w:fldChar w:fldCharType="begin"/>
            </w:r>
            <w:r>
              <w:rPr>
                <w:webHidden/>
              </w:rPr>
              <w:instrText>PAGEREF _Toc75019178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79">
            <w:r>
              <w:rPr>
                <w:webHidden/>
                <w:rStyle w:val="IndexLink"/>
              </w:rPr>
              <w:t>ii.</w:t>
            </w:r>
            <w:r>
              <w:rPr>
                <w:rStyle w:val="IndexLink"/>
                <w:rFonts w:eastAsia="" w:eastAsiaTheme="minorEastAsia"/>
                <w:lang w:eastAsia="fr-FR"/>
              </w:rPr>
              <w:tab/>
            </w:r>
            <w:r>
              <w:rPr>
                <w:rStyle w:val="IndexLink"/>
              </w:rPr>
              <w:t>Morphologie, sexualité et identification du champignon</w:t>
            </w:r>
            <w:r>
              <w:rPr>
                <w:webHidden/>
              </w:rPr>
              <w:fldChar w:fldCharType="begin"/>
            </w:r>
            <w:r>
              <w:rPr>
                <w:webHidden/>
              </w:rPr>
              <w:instrText>PAGEREF _Toc75019179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660" w:leader="none"/>
              <w:tab w:val="right" w:pos="9062" w:leader="dot"/>
            </w:tabs>
            <w:rPr>
              <w:rFonts w:eastAsia="" w:eastAsiaTheme="minorEastAsia"/>
              <w:lang w:eastAsia="fr-FR"/>
            </w:rPr>
          </w:pPr>
          <w:hyperlink w:anchor="_Toc75019180">
            <w:r>
              <w:rPr>
                <w:webHidden/>
                <w:rStyle w:val="IndexLink"/>
              </w:rPr>
              <w:t>3.</w:t>
            </w:r>
            <w:r>
              <w:rPr>
                <w:rStyle w:val="IndexLink"/>
                <w:rFonts w:eastAsia="" w:eastAsiaTheme="minorEastAsia"/>
                <w:lang w:eastAsia="fr-FR"/>
              </w:rPr>
              <w:tab/>
            </w:r>
            <w:r>
              <w:rPr>
                <w:rStyle w:val="IndexLink"/>
              </w:rPr>
              <w:t>L’anthracnose chez l’igname D.alata</w:t>
            </w:r>
            <w:r>
              <w:rPr>
                <w:webHidden/>
              </w:rPr>
              <w:fldChar w:fldCharType="begin"/>
            </w:r>
            <w:r>
              <w:rPr>
                <w:webHidden/>
              </w:rPr>
              <w:instrText>PAGEREF _Toc75019180 \h</w:instrText>
            </w:r>
            <w:r>
              <w:rPr>
                <w:webHidden/>
              </w:rPr>
              <w:fldChar w:fldCharType="separate"/>
            </w:r>
            <w:r>
              <w:rPr>
                <w:rStyle w:val="IndexLink"/>
                <w:vanish w:val="false"/>
              </w:rPr>
              <w:tab/>
              <w:t>7</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1">
            <w:r>
              <w:rPr>
                <w:webHidden/>
                <w:rStyle w:val="IndexLink"/>
              </w:rPr>
              <w:t>i.</w:t>
            </w:r>
            <w:r>
              <w:rPr>
                <w:rStyle w:val="IndexLink"/>
                <w:rFonts w:eastAsia="" w:eastAsiaTheme="minorEastAsia"/>
                <w:lang w:eastAsia="fr-FR"/>
              </w:rPr>
              <w:tab/>
            </w:r>
            <w:r>
              <w:rPr>
                <w:rStyle w:val="IndexLink"/>
              </w:rPr>
              <w:t>Les symptômes de l’anthracnose de D.alata</w:t>
            </w:r>
            <w:r>
              <w:rPr>
                <w:webHidden/>
              </w:rPr>
              <w:fldChar w:fldCharType="begin"/>
            </w:r>
            <w:r>
              <w:rPr>
                <w:webHidden/>
              </w:rPr>
              <w:instrText>PAGEREF _Toc75019181 \h</w:instrText>
            </w:r>
            <w:r>
              <w:rPr>
                <w:webHidden/>
              </w:rPr>
              <w:fldChar w:fldCharType="separate"/>
            </w:r>
            <w:r>
              <w:rPr>
                <w:rStyle w:val="IndexLink"/>
                <w:vanish w:val="false"/>
              </w:rPr>
              <w:tab/>
              <w:t>7</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2">
            <w:r>
              <w:rPr>
                <w:webHidden/>
                <w:rStyle w:val="IndexLink"/>
              </w:rPr>
              <w:t>ii.</w:t>
            </w:r>
            <w:r>
              <w:rPr>
                <w:rStyle w:val="IndexLink"/>
                <w:rFonts w:eastAsia="" w:eastAsiaTheme="minorEastAsia"/>
                <w:lang w:eastAsia="fr-FR"/>
              </w:rPr>
              <w:tab/>
            </w:r>
            <w:r>
              <w:rPr>
                <w:rStyle w:val="IndexLink"/>
                <w:shd w:fill="FFFFFF" w:val="clear"/>
              </w:rPr>
              <w:t>Conditions météorologiques propice à l’anthracnose</w:t>
            </w:r>
            <w:r>
              <w:rPr>
                <w:webHidden/>
              </w:rPr>
              <w:fldChar w:fldCharType="begin"/>
            </w:r>
            <w:r>
              <w:rPr>
                <w:webHidden/>
              </w:rPr>
              <w:instrText>PAGEREF _Toc75019182 \h</w:instrText>
            </w:r>
            <w:r>
              <w:rPr>
                <w:webHidden/>
              </w:rPr>
              <w:fldChar w:fldCharType="separate"/>
            </w:r>
            <w:r>
              <w:rPr>
                <w:rStyle w:val="IndexLink"/>
                <w:vanish w:val="false"/>
              </w:rPr>
              <w:tab/>
              <w:t>8</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3">
            <w:r>
              <w:rPr>
                <w:webHidden/>
                <w:rStyle w:val="IndexLink"/>
                <w:iCs/>
              </w:rPr>
              <w:t>iii.</w:t>
            </w:r>
            <w:r>
              <w:rPr>
                <w:rStyle w:val="IndexLink"/>
                <w:rFonts w:eastAsia="" w:eastAsiaTheme="minorEastAsia"/>
                <w:lang w:eastAsia="fr-FR"/>
              </w:rPr>
              <w:tab/>
            </w:r>
            <w:r>
              <w:rPr>
                <w:rStyle w:val="IndexLink"/>
                <w:shd w:fill="FFFFFF" w:val="clear"/>
              </w:rPr>
              <w:t xml:space="preserve">Processus infectieux du champignon </w:t>
            </w:r>
            <w:r>
              <w:rPr>
                <w:rStyle w:val="IndexLink"/>
                <w:i/>
                <w:shd w:fill="FFFFFF" w:val="clear"/>
              </w:rPr>
              <w:t>C.</w:t>
            </w:r>
            <w:r>
              <w:rPr>
                <w:rStyle w:val="IndexLink"/>
                <w:rFonts w:cs="Arial" w:ascii="Arial" w:hAnsi="Arial"/>
                <w:i/>
                <w:iCs/>
                <w:shd w:fill="FFFFFF" w:val="clear"/>
              </w:rPr>
              <w:t xml:space="preserve"> </w:t>
            </w:r>
            <w:r>
              <w:rPr>
                <w:rStyle w:val="IndexLink"/>
                <w:i/>
                <w:iCs/>
                <w:shd w:fill="FFFFFF" w:val="clear"/>
              </w:rPr>
              <w:t>gloeosporioides</w:t>
            </w:r>
            <w:r>
              <w:rPr>
                <w:webHidden/>
              </w:rPr>
              <w:fldChar w:fldCharType="begin"/>
            </w:r>
            <w:r>
              <w:rPr>
                <w:webHidden/>
              </w:rPr>
              <w:instrText>PAGEREF _Toc75019183 \h</w:instrText>
            </w:r>
            <w:r>
              <w:rPr>
                <w:webHidden/>
              </w:rPr>
              <w:fldChar w:fldCharType="separate"/>
            </w:r>
            <w:r>
              <w:rPr>
                <w:rStyle w:val="IndexLink"/>
                <w:vanish w:val="false"/>
              </w:rPr>
              <w:tab/>
              <w:t>8</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4">
            <w:r>
              <w:rPr>
                <w:webHidden/>
                <w:rStyle w:val="IndexLink"/>
              </w:rPr>
              <w:t>iv.</w:t>
            </w:r>
            <w:r>
              <w:rPr>
                <w:rStyle w:val="IndexLink"/>
                <w:rFonts w:eastAsia="" w:eastAsiaTheme="minorEastAsia"/>
                <w:lang w:eastAsia="fr-FR"/>
              </w:rPr>
              <w:tab/>
            </w:r>
            <w:r>
              <w:rPr>
                <w:rStyle w:val="IndexLink"/>
              </w:rPr>
              <w:t>Méthodes de luttes contre l’anthracnose</w:t>
            </w:r>
            <w:r>
              <w:rPr>
                <w:webHidden/>
              </w:rPr>
              <w:fldChar w:fldCharType="begin"/>
            </w:r>
            <w:r>
              <w:rPr>
                <w:webHidden/>
              </w:rPr>
              <w:instrText>PAGEREF _Toc75019184 \h</w:instrText>
            </w:r>
            <w:r>
              <w:rPr>
                <w:webHidden/>
              </w:rPr>
              <w:fldChar w:fldCharType="separate"/>
            </w:r>
            <w:r>
              <w:rPr>
                <w:rStyle w:val="IndexLink"/>
                <w:vanish w:val="false"/>
              </w:rPr>
              <w:tab/>
              <w:t>9</w:t>
            </w:r>
            <w:r>
              <w:rPr>
                <w:webHidden/>
              </w:rPr>
              <w:fldChar w:fldCharType="end"/>
            </w:r>
          </w:hyperlink>
        </w:p>
        <w:p>
          <w:pPr>
            <w:pStyle w:val="Contents2"/>
            <w:tabs>
              <w:tab w:val="clear" w:pos="708"/>
              <w:tab w:val="left" w:pos="660" w:leader="none"/>
              <w:tab w:val="right" w:pos="9062" w:leader="dot"/>
            </w:tabs>
            <w:rPr>
              <w:rFonts w:eastAsia="" w:eastAsiaTheme="minorEastAsia"/>
              <w:lang w:eastAsia="fr-FR"/>
            </w:rPr>
          </w:pPr>
          <w:hyperlink w:anchor="_Toc75019185">
            <w:r>
              <w:rPr>
                <w:webHidden/>
                <w:rStyle w:val="IndexLink"/>
              </w:rPr>
              <w:t>4.</w:t>
            </w:r>
            <w:r>
              <w:rPr>
                <w:rStyle w:val="IndexLink"/>
                <w:rFonts w:eastAsia="" w:eastAsiaTheme="minorEastAsia"/>
                <w:lang w:eastAsia="fr-FR"/>
              </w:rPr>
              <w:tab/>
            </w:r>
            <w:r>
              <w:rPr>
                <w:rStyle w:val="IndexLink"/>
              </w:rPr>
              <w:t>Techniques de biologie moléculaire</w:t>
            </w:r>
            <w:r>
              <w:rPr>
                <w:webHidden/>
              </w:rPr>
              <w:fldChar w:fldCharType="begin"/>
            </w:r>
            <w:r>
              <w:rPr>
                <w:webHidden/>
              </w:rPr>
              <w:instrText>PAGEREF _Toc75019185 \h</w:instrText>
            </w:r>
            <w:r>
              <w:rPr>
                <w:webHidden/>
              </w:rPr>
              <w:fldChar w:fldCharType="separate"/>
            </w:r>
            <w:r>
              <w:rPr>
                <w:rStyle w:val="IndexLink"/>
                <w:vanish w:val="false"/>
              </w:rPr>
              <w:tab/>
              <w:t>9</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6">
            <w:r>
              <w:rPr>
                <w:webHidden/>
                <w:rStyle w:val="IndexLink"/>
              </w:rPr>
              <w:t>i.</w:t>
            </w:r>
            <w:r>
              <w:rPr>
                <w:rStyle w:val="IndexLink"/>
                <w:rFonts w:eastAsia="" w:eastAsiaTheme="minorEastAsia"/>
                <w:lang w:eastAsia="fr-FR"/>
              </w:rPr>
              <w:tab/>
            </w:r>
            <w:r>
              <w:rPr>
                <w:rStyle w:val="IndexLink"/>
              </w:rPr>
              <w:t>La PCR</w:t>
            </w:r>
            <w:r>
              <w:rPr>
                <w:webHidden/>
              </w:rPr>
              <w:fldChar w:fldCharType="begin"/>
            </w:r>
            <w:r>
              <w:rPr>
                <w:webHidden/>
              </w:rPr>
              <w:instrText>PAGEREF _Toc75019186 \h</w:instrText>
            </w:r>
            <w:r>
              <w:rPr>
                <w:webHidden/>
              </w:rPr>
              <w:fldChar w:fldCharType="separate"/>
            </w:r>
            <w:r>
              <w:rPr>
                <w:rStyle w:val="IndexLink"/>
                <w:vanish w:val="false"/>
              </w:rPr>
              <w:tab/>
              <w:t>9</w:t>
            </w:r>
            <w:r>
              <w:rPr>
                <w:webHidden/>
              </w:rPr>
              <w:fldChar w:fldCharType="end"/>
            </w:r>
          </w:hyperlink>
        </w:p>
        <w:p>
          <w:pPr>
            <w:pStyle w:val="Contents3"/>
            <w:tabs>
              <w:tab w:val="clear" w:pos="708"/>
              <w:tab w:val="left" w:pos="880" w:leader="none"/>
              <w:tab w:val="right" w:pos="9062" w:leader="dot"/>
            </w:tabs>
            <w:rPr>
              <w:rFonts w:eastAsia="" w:eastAsiaTheme="minorEastAsia"/>
              <w:lang w:eastAsia="fr-FR"/>
            </w:rPr>
          </w:pPr>
          <w:hyperlink w:anchor="_Toc75019187">
            <w:r>
              <w:rPr>
                <w:webHidden/>
                <w:rStyle w:val="IndexLink"/>
              </w:rPr>
              <w:t>ii.</w:t>
            </w:r>
            <w:r>
              <w:rPr>
                <w:rStyle w:val="IndexLink"/>
                <w:rFonts w:eastAsia="" w:eastAsiaTheme="minorEastAsia"/>
                <w:lang w:eastAsia="fr-FR"/>
              </w:rPr>
              <w:tab/>
            </w:r>
            <w:r>
              <w:rPr>
                <w:rStyle w:val="IndexLink"/>
              </w:rPr>
              <w:t>La LAMP</w:t>
            </w:r>
            <w:r>
              <w:rPr>
                <w:webHidden/>
              </w:rPr>
              <w:fldChar w:fldCharType="begin"/>
            </w:r>
            <w:r>
              <w:rPr>
                <w:webHidden/>
              </w:rPr>
              <w:instrText>PAGEREF _Toc75019187 \h</w:instrText>
            </w:r>
            <w:r>
              <w:rPr>
                <w:webHidden/>
              </w:rPr>
              <w:fldChar w:fldCharType="separate"/>
            </w:r>
            <w:r>
              <w:rPr>
                <w:rStyle w:val="IndexLink"/>
                <w:vanish w:val="false"/>
              </w:rPr>
              <w:tab/>
              <w:t>9</w:t>
            </w:r>
            <w:r>
              <w:rPr>
                <w:webHidden/>
              </w:rPr>
              <w:fldChar w:fldCharType="end"/>
            </w:r>
          </w:hyperlink>
        </w:p>
        <w:p>
          <w:pPr>
            <w:pStyle w:val="Contents1"/>
            <w:tabs>
              <w:tab w:val="clear" w:pos="708"/>
              <w:tab w:val="left" w:pos="440" w:leader="none"/>
              <w:tab w:val="right" w:pos="9062" w:leader="dot"/>
            </w:tabs>
            <w:rPr>
              <w:rFonts w:eastAsia="" w:eastAsiaTheme="minorEastAsia"/>
              <w:lang w:eastAsia="fr-FR"/>
            </w:rPr>
          </w:pPr>
          <w:hyperlink w:anchor="_Toc75019188">
            <w:r>
              <w:rPr>
                <w:webHidden/>
                <w:rStyle w:val="IndexLink"/>
              </w:rPr>
              <w:t>II.</w:t>
            </w:r>
            <w:r>
              <w:rPr>
                <w:rStyle w:val="IndexLink"/>
                <w:rFonts w:eastAsia="" w:eastAsiaTheme="minorEastAsia"/>
                <w:lang w:eastAsia="fr-FR"/>
              </w:rPr>
              <w:tab/>
            </w:r>
            <w:r>
              <w:rPr>
                <w:rStyle w:val="IndexLink"/>
              </w:rPr>
              <w:t>MATERIEL ET METHODES</w:t>
            </w:r>
            <w:r>
              <w:rPr>
                <w:webHidden/>
              </w:rPr>
              <w:fldChar w:fldCharType="begin"/>
            </w:r>
            <w:r>
              <w:rPr>
                <w:webHidden/>
              </w:rPr>
              <w:instrText>PAGEREF _Toc75019188 \h</w:instrText>
            </w:r>
            <w:r>
              <w:rPr>
                <w:webHidden/>
              </w:rPr>
              <w:fldChar w:fldCharType="separate"/>
            </w:r>
            <w:r>
              <w:rPr>
                <w:rStyle w:val="IndexLink"/>
                <w:vanish w:val="false"/>
              </w:rPr>
              <w:tab/>
              <w:t>10</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89">
            <w:r>
              <w:rPr>
                <w:webHidden/>
                <w:rStyle w:val="IndexLink"/>
              </w:rPr>
              <w:t>Echantillonnage des isolats fongiques</w:t>
            </w:r>
            <w:r>
              <w:rPr>
                <w:webHidden/>
              </w:rPr>
              <w:fldChar w:fldCharType="begin"/>
            </w:r>
            <w:r>
              <w:rPr>
                <w:webHidden/>
              </w:rPr>
              <w:instrText>PAGEREF _Toc75019189 \h</w:instrText>
            </w:r>
            <w:r>
              <w:rPr>
                <w:webHidden/>
              </w:rPr>
              <w:fldChar w:fldCharType="separate"/>
            </w:r>
            <w:r>
              <w:rPr>
                <w:rStyle w:val="IndexLink"/>
                <w:vanish w:val="false"/>
              </w:rPr>
              <w:tab/>
              <w:t>10</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90">
            <w:r>
              <w:rPr>
                <w:webHidden/>
                <w:rStyle w:val="IndexLink"/>
              </w:rPr>
              <w:t>Mise en culture des isolats de la collection INRAE</w:t>
            </w:r>
            <w:r>
              <w:rPr>
                <w:webHidden/>
              </w:rPr>
              <w:fldChar w:fldCharType="begin"/>
            </w:r>
            <w:r>
              <w:rPr>
                <w:webHidden/>
              </w:rPr>
              <w:instrText>PAGEREF _Toc75019190 \h</w:instrText>
            </w:r>
            <w:r>
              <w:rPr>
                <w:webHidden/>
              </w:rPr>
              <w:fldChar w:fldCharType="separate"/>
            </w:r>
            <w:r>
              <w:rPr>
                <w:rStyle w:val="IndexLink"/>
                <w:vanish w:val="false"/>
              </w:rPr>
              <w:tab/>
              <w:t>11</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91">
            <w:r>
              <w:rPr>
                <w:webHidden/>
                <w:rStyle w:val="IndexLink"/>
              </w:rPr>
              <w:t>Extraction de l’ADN fongique</w:t>
            </w:r>
            <w:r>
              <w:rPr>
                <w:webHidden/>
              </w:rPr>
              <w:fldChar w:fldCharType="begin"/>
            </w:r>
            <w:r>
              <w:rPr>
                <w:webHidden/>
              </w:rPr>
              <w:instrText>PAGEREF _Toc75019191 \h</w:instrText>
            </w:r>
            <w:r>
              <w:rPr>
                <w:webHidden/>
              </w:rPr>
              <w:fldChar w:fldCharType="separate"/>
            </w:r>
            <w:r>
              <w:rPr>
                <w:rStyle w:val="IndexLink"/>
                <w:vanish w:val="false"/>
              </w:rPr>
              <w:tab/>
              <w:t>11</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92">
            <w:r>
              <w:rPr>
                <w:webHidden/>
                <w:rStyle w:val="IndexLink"/>
              </w:rPr>
              <w:t>Concentration et contrôle par Nanodrop 8000</w:t>
            </w:r>
            <w:r>
              <w:rPr>
                <w:webHidden/>
              </w:rPr>
              <w:fldChar w:fldCharType="begin"/>
            </w:r>
            <w:r>
              <w:rPr>
                <w:webHidden/>
              </w:rPr>
              <w:instrText>PAGEREF _Toc75019192 \h</w:instrText>
            </w:r>
            <w:r>
              <w:rPr>
                <w:webHidden/>
              </w:rPr>
              <w:fldChar w:fldCharType="separate"/>
            </w:r>
            <w:r>
              <w:rPr>
                <w:rStyle w:val="IndexLink"/>
                <w:vanish w:val="false"/>
              </w:rPr>
              <w:tab/>
              <w:t>11</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93">
            <w:r>
              <w:rPr>
                <w:webHidden/>
                <w:rStyle w:val="IndexLink"/>
              </w:rPr>
              <w:t>Dilution en cascade</w:t>
            </w:r>
            <w:r>
              <w:rPr>
                <w:webHidden/>
              </w:rPr>
              <w:fldChar w:fldCharType="begin"/>
            </w:r>
            <w:r>
              <w:rPr>
                <w:webHidden/>
              </w:rPr>
              <w:instrText>PAGEREF _Toc75019193 \h</w:instrText>
            </w:r>
            <w:r>
              <w:rPr>
                <w:webHidden/>
              </w:rPr>
              <w:fldChar w:fldCharType="separate"/>
            </w:r>
            <w:r>
              <w:rPr>
                <w:rStyle w:val="IndexLink"/>
                <w:vanish w:val="false"/>
              </w:rPr>
              <w:tab/>
              <w:t>11</w:t>
            </w:r>
            <w:r>
              <w:rPr>
                <w:webHidden/>
              </w:rPr>
              <w:fldChar w:fldCharType="end"/>
            </w:r>
          </w:hyperlink>
        </w:p>
        <w:p>
          <w:pPr>
            <w:pStyle w:val="Contents5"/>
            <w:tabs>
              <w:tab w:val="clear" w:pos="708"/>
              <w:tab w:val="right" w:pos="9062" w:leader="dot"/>
            </w:tabs>
            <w:rPr>
              <w:rFonts w:eastAsia="" w:eastAsiaTheme="minorEastAsia"/>
              <w:lang w:eastAsia="fr-FR"/>
            </w:rPr>
          </w:pPr>
          <w:hyperlink w:anchor="_Toc75019194">
            <w:r>
              <w:rPr>
                <w:webHidden/>
                <w:rStyle w:val="IndexLink"/>
              </w:rPr>
              <w:t>Réaction en chaîne par polymérase</w:t>
            </w:r>
            <w:r>
              <w:rPr>
                <w:webHidden/>
              </w:rPr>
              <w:fldChar w:fldCharType="begin"/>
            </w:r>
            <w:r>
              <w:rPr>
                <w:webHidden/>
              </w:rPr>
              <w:instrText>PAGEREF _Toc75019194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195">
            <w:r>
              <w:rPr>
                <w:webHidden/>
                <w:rStyle w:val="IndexLink"/>
              </w:rPr>
              <w:t>Analyse de la diversité génétique</w:t>
            </w:r>
            <w:r>
              <w:rPr>
                <w:webHidden/>
              </w:rPr>
              <w:fldChar w:fldCharType="begin"/>
            </w:r>
            <w:r>
              <w:rPr>
                <w:webHidden/>
              </w:rPr>
              <w:instrText>PAGEREF _Toc75019195 \h</w:instrText>
            </w:r>
            <w:r>
              <w:rPr>
                <w:webHidden/>
              </w:rPr>
              <w:fldChar w:fldCharType="separate"/>
            </w:r>
            <w:r>
              <w:rPr>
                <w:rStyle w:val="IndexLink"/>
                <w:vanish w:val="false"/>
              </w:rPr>
              <w:tab/>
              <w:t>12</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196">
            <w:r>
              <w:rPr>
                <w:webHidden/>
                <w:rStyle w:val="IndexLink"/>
              </w:rPr>
              <w:t>Test de détection par l’application de la technique d’amplification isothermique (LAMP)</w:t>
            </w:r>
            <w:r>
              <w:rPr>
                <w:webHidden/>
              </w:rPr>
              <w:fldChar w:fldCharType="begin"/>
            </w:r>
            <w:r>
              <w:rPr>
                <w:webHidden/>
              </w:rPr>
              <w:instrText>PAGEREF _Toc75019196 \h</w:instrText>
            </w:r>
            <w:r>
              <w:rPr>
                <w:webHidden/>
              </w:rPr>
              <w:fldChar w:fldCharType="separate"/>
            </w:r>
            <w:r>
              <w:rPr>
                <w:rStyle w:val="IndexLink"/>
                <w:vanish w:val="false"/>
              </w:rPr>
              <w:tab/>
              <w:t>14</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197">
            <w:r>
              <w:rPr>
                <w:webHidden/>
                <w:rStyle w:val="IndexLink"/>
              </w:rPr>
              <w:t>RESULTATS</w:t>
            </w:r>
            <w:r>
              <w:rPr>
                <w:webHidden/>
              </w:rPr>
              <w:fldChar w:fldCharType="begin"/>
            </w:r>
            <w:r>
              <w:rPr>
                <w:webHidden/>
              </w:rPr>
              <w:instrText>PAGEREF _Toc75019197 \h</w:instrText>
            </w:r>
            <w:r>
              <w:rPr>
                <w:webHidden/>
              </w:rPr>
              <w:fldChar w:fldCharType="separate"/>
            </w:r>
            <w:r>
              <w:rPr>
                <w:rStyle w:val="IndexLink"/>
                <w:vanish w:val="false"/>
              </w:rPr>
              <w:tab/>
              <w:t>17</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198">
            <w:r>
              <w:rPr>
                <w:webHidden/>
                <w:rStyle w:val="IndexLink"/>
              </w:rPr>
              <w:t>DISCUSSION</w:t>
            </w:r>
            <w:r>
              <w:rPr>
                <w:webHidden/>
              </w:rPr>
              <w:fldChar w:fldCharType="begin"/>
            </w:r>
            <w:r>
              <w:rPr>
                <w:webHidden/>
              </w:rPr>
              <w:instrText>PAGEREF _Toc75019198 \h</w:instrText>
            </w:r>
            <w:r>
              <w:rPr>
                <w:webHidden/>
              </w:rPr>
              <w:fldChar w:fldCharType="separate"/>
            </w:r>
            <w:r>
              <w:rPr>
                <w:rStyle w:val="IndexLink"/>
                <w:vanish w:val="false"/>
              </w:rPr>
              <w:tab/>
              <w:t>21</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199">
            <w:r>
              <w:rPr>
                <w:webHidden/>
                <w:rStyle w:val="IndexLink"/>
              </w:rPr>
              <w:t>CONCLUSION</w:t>
            </w:r>
            <w:r>
              <w:rPr>
                <w:webHidden/>
              </w:rPr>
              <w:fldChar w:fldCharType="begin"/>
            </w:r>
            <w:r>
              <w:rPr>
                <w:webHidden/>
              </w:rPr>
              <w:instrText>PAGEREF _Toc75019199 \h</w:instrText>
            </w:r>
            <w:r>
              <w:rPr>
                <w:webHidden/>
              </w:rPr>
              <w:fldChar w:fldCharType="separate"/>
            </w:r>
            <w:r>
              <w:rPr>
                <w:rStyle w:val="IndexLink"/>
                <w:vanish w:val="false"/>
              </w:rPr>
              <w:tab/>
              <w:t>23</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200">
            <w:r>
              <w:rPr>
                <w:webHidden/>
                <w:rStyle w:val="IndexLink"/>
              </w:rPr>
              <w:t>ANNEXES</w:t>
            </w:r>
            <w:r>
              <w:rPr>
                <w:webHidden/>
              </w:rPr>
              <w:fldChar w:fldCharType="begin"/>
            </w:r>
            <w:r>
              <w:rPr>
                <w:webHidden/>
              </w:rPr>
              <w:instrText>PAGEREF _Toc75019200 \h</w:instrText>
            </w:r>
            <w:r>
              <w:rPr>
                <w:webHidden/>
              </w:rPr>
              <w:fldChar w:fldCharType="separate"/>
            </w:r>
            <w:r>
              <w:rPr>
                <w:rStyle w:val="IndexLink"/>
                <w:vanish w:val="false"/>
              </w:rPr>
              <w:tab/>
              <w:t>24</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201">
            <w:r>
              <w:rPr>
                <w:webHidden/>
                <w:rStyle w:val="IndexLink"/>
              </w:rPr>
              <w:t>REFERENCES BIBLIOGRAPHIQUES</w:t>
            </w:r>
            <w:r>
              <w:rPr>
                <w:webHidden/>
              </w:rPr>
              <w:fldChar w:fldCharType="begin"/>
            </w:r>
            <w:r>
              <w:rPr>
                <w:webHidden/>
              </w:rPr>
              <w:instrText>PAGEREF _Toc75019201 \h</w:instrText>
            </w:r>
            <w:r>
              <w:rPr>
                <w:webHidden/>
              </w:rPr>
              <w:fldChar w:fldCharType="separate"/>
            </w:r>
            <w:r>
              <w:rPr>
                <w:rStyle w:val="IndexLink"/>
                <w:vanish w:val="false"/>
              </w:rPr>
              <w:tab/>
              <w:t>27</w:t>
            </w:r>
            <w:r>
              <w:rPr>
                <w:webHidden/>
              </w:rPr>
              <w:fldChar w:fldCharType="end"/>
            </w:r>
          </w:hyperlink>
        </w:p>
        <w:p>
          <w:pPr>
            <w:pStyle w:val="Contents4"/>
            <w:tabs>
              <w:tab w:val="clear" w:pos="708"/>
              <w:tab w:val="right" w:pos="9062" w:leader="dot"/>
            </w:tabs>
            <w:rPr>
              <w:rFonts w:eastAsia="" w:eastAsiaTheme="minorEastAsia"/>
              <w:lang w:eastAsia="fr-FR"/>
            </w:rPr>
          </w:pPr>
          <w:hyperlink w:anchor="_Toc75019202">
            <w:r>
              <w:rPr>
                <w:webHidden/>
                <w:rStyle w:val="IndexLink"/>
              </w:rPr>
              <w:t>RESUME</w:t>
            </w:r>
            <w:r>
              <w:rPr>
                <w:webHidden/>
              </w:rPr>
              <w:fldChar w:fldCharType="begin"/>
            </w:r>
            <w:r>
              <w:rPr>
                <w:webHidden/>
              </w:rPr>
              <w:instrText>PAGEREF _Toc75019202 \h</w:instrText>
            </w:r>
            <w:r>
              <w:rPr>
                <w:webHidden/>
              </w:rPr>
              <w:fldChar w:fldCharType="separate"/>
            </w:r>
            <w:r>
              <w:rPr>
                <w:rStyle w:val="IndexLink"/>
                <w:vanish w:val="false"/>
              </w:rPr>
              <w:tab/>
              <w:t>30</w:t>
            </w:r>
            <w:r>
              <w:rPr>
                <w:webHidden/>
              </w:rPr>
              <w:fldChar w:fldCharType="end"/>
            </w:r>
          </w:hyperlink>
        </w:p>
        <w:p>
          <w:pPr>
            <w:pStyle w:val="Normal"/>
            <w:rPr/>
          </w:pPr>
          <w:r>
            <w:rPr/>
          </w:r>
          <w:r>
            <w:rPr/>
            <w:fldChar w:fldCharType="end"/>
          </w:r>
        </w:p>
      </w:sdtContent>
    </w:sdt>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bookmarkStart w:id="1" w:name="_GoBack"/>
      <w:bookmarkStart w:id="2" w:name="_GoBack"/>
      <w:bookmarkEnd w:id="2"/>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Heading1"/>
        <w:rPr/>
      </w:pPr>
      <w:bookmarkStart w:id="3" w:name="_Toc75019175"/>
      <w:r>
        <w:rPr/>
        <w:t>INTRODUCTION</w:t>
      </w:r>
      <w:bookmarkEnd w:id="3"/>
      <w:r>
        <w:rPr/>
        <w:t xml:space="preserve"> </w:t>
      </w:r>
    </w:p>
    <w:p>
      <w:pPr>
        <w:pStyle w:val="Normal"/>
        <w:rPr>
          <w:rFonts w:ascii="Corbel" w:hAnsi="Corbel"/>
          <w:b/>
          <w:b/>
          <w:sz w:val="28"/>
        </w:rPr>
      </w:pPr>
      <w:r>
        <w:rPr>
          <w:rFonts w:ascii="Corbel" w:hAnsi="Corbel"/>
          <w:b/>
          <w:sz w:val="28"/>
        </w:rPr>
      </w:r>
    </w:p>
    <w:p>
      <w:pPr>
        <w:pStyle w:val="Normal"/>
        <w:spacing w:lineRule="auto" w:line="360"/>
        <w:jc w:val="both"/>
        <w:rPr>
          <w:rFonts w:ascii="Corbel" w:hAnsi="Corbel"/>
          <w:b/>
          <w:b/>
          <w:sz w:val="28"/>
        </w:rPr>
      </w:pPr>
      <w:r>
        <w:rPr>
          <w:rFonts w:ascii="Corbel" w:hAnsi="Corbel"/>
          <w:b/>
          <w:sz w:val="28"/>
        </w:rPr>
      </w:r>
    </w:p>
    <w:p>
      <w:pPr>
        <w:pStyle w:val="Normal"/>
        <w:spacing w:lineRule="auto" w:line="360"/>
        <w:jc w:val="both"/>
        <w:rPr>
          <w:rFonts w:cs="Calibri" w:cstheme="minorHAnsi"/>
          <w:sz w:val="24"/>
          <w:szCs w:val="24"/>
        </w:rPr>
      </w:pPr>
      <w:r>
        <w:rPr>
          <w:rFonts w:cs="Calibri" w:cstheme="minorHAnsi"/>
          <w:sz w:val="24"/>
          <w:szCs w:val="24"/>
        </w:rPr>
        <w:t xml:space="preserve">Le rendement des ignames, quatrième plante à tubercule dans le monde, connait une diminution considérable  causée notamment par un agent pathogène fongique, responsable de la maladie de l’anthracnose : </w:t>
      </w:r>
      <w:r>
        <w:rPr>
          <w:rFonts w:cs="Calibri" w:cstheme="minorHAnsi"/>
          <w:i/>
          <w:sz w:val="24"/>
          <w:szCs w:val="24"/>
        </w:rPr>
        <w:t>Colletotrichum spp.</w:t>
      </w:r>
      <w:r>
        <w:rPr>
          <w:rFonts w:cs="Calibri" w:cstheme="minorHAnsi"/>
          <w:sz w:val="24"/>
          <w:szCs w:val="24"/>
        </w:rPr>
        <w:t xml:space="preserve"> Les symptômes de cette maladie rendent la reconnaissance parfois difficile de par leur ressemblance à ceux causés par d’autres maladies telles que la </w:t>
      </w:r>
      <w:r>
        <w:rPr>
          <w:rFonts w:cs="Calibri" w:cstheme="minorHAnsi"/>
          <w:i/>
          <w:sz w:val="24"/>
          <w:szCs w:val="24"/>
        </w:rPr>
        <w:t xml:space="preserve">Rhizoctonia solani  </w:t>
      </w:r>
      <w:r>
        <w:rPr>
          <w:rFonts w:cs="Calibri" w:cstheme="minorHAnsi"/>
          <w:sz w:val="24"/>
          <w:szCs w:val="24"/>
        </w:rPr>
        <w:t xml:space="preserve">ou </w:t>
      </w:r>
      <w:r>
        <w:rPr>
          <w:rFonts w:cs="Calibri" w:cstheme="minorHAnsi"/>
          <w:i/>
          <w:sz w:val="24"/>
          <w:szCs w:val="24"/>
        </w:rPr>
        <w:t>Curvularias spp.</w:t>
      </w:r>
      <w:r>
        <w:rPr>
          <w:rFonts w:cs="Calibri" w:cstheme="minorHAnsi"/>
          <w:sz w:val="24"/>
          <w:szCs w:val="24"/>
        </w:rPr>
        <w:t xml:space="preserve"> (INRAE).</w:t>
      </w:r>
    </w:p>
    <w:p>
      <w:pPr>
        <w:pStyle w:val="Normal"/>
        <w:spacing w:lineRule="auto" w:line="360"/>
        <w:jc w:val="both"/>
        <w:rPr>
          <w:rFonts w:cs="Calibri" w:cstheme="minorHAnsi"/>
          <w:sz w:val="24"/>
          <w:szCs w:val="24"/>
        </w:rPr>
      </w:pPr>
      <w:r>
        <w:rPr>
          <w:rFonts w:cs="Calibri" w:cstheme="minorHAnsi"/>
          <w:sz w:val="24"/>
          <w:szCs w:val="24"/>
        </w:rPr>
        <w:t xml:space="preserve">Avec l’apparition en permanence de résistance aux fongicides,  les traitements sont devenus inefficaces. L’utilisation de ses produits est alors interdite dans l’espace européen. Jusqu’à maintenant, seulement cinq souches de </w:t>
      </w:r>
      <w:r>
        <w:rPr>
          <w:rFonts w:cs="Calibri" w:cstheme="minorHAnsi"/>
          <w:i/>
          <w:sz w:val="24"/>
          <w:szCs w:val="24"/>
        </w:rPr>
        <w:t>Colletotrichum</w:t>
      </w:r>
      <w:r>
        <w:rPr>
          <w:rFonts w:cs="Calibri" w:cstheme="minorHAnsi"/>
          <w:sz w:val="24"/>
          <w:szCs w:val="24"/>
        </w:rPr>
        <w:t xml:space="preserve"> responsables de l’anthracnose de  l’igname </w:t>
      </w:r>
      <w:r>
        <w:rPr>
          <w:rFonts w:cs="Calibri" w:cstheme="minorHAnsi"/>
          <w:i/>
          <w:sz w:val="24"/>
          <w:szCs w:val="24"/>
        </w:rPr>
        <w:t>Dioscorea spp.</w:t>
      </w:r>
      <w:r>
        <w:rPr>
          <w:rFonts w:cs="Calibri" w:cstheme="minorHAnsi"/>
          <w:sz w:val="24"/>
          <w:szCs w:val="24"/>
        </w:rPr>
        <w:t xml:space="preserve"> ont été séquencées, en vue de leur placement dans la systématique des champignons du genre</w:t>
      </w:r>
      <w:r>
        <w:rPr>
          <w:rFonts w:cs="Calibri" w:cstheme="minorHAnsi"/>
          <w:i/>
          <w:iCs/>
          <w:sz w:val="24"/>
          <w:szCs w:val="24"/>
        </w:rPr>
        <w:t xml:space="preserve">  Colletotrichum. </w:t>
      </w:r>
      <w:r>
        <w:rPr>
          <w:rFonts w:cs="Calibri" w:cstheme="minorHAnsi"/>
          <w:sz w:val="24"/>
          <w:szCs w:val="24"/>
        </w:rPr>
        <w:t xml:space="preserve">Trois espèces ont pu être identifiées : </w:t>
      </w:r>
      <w:r>
        <w:rPr>
          <w:rFonts w:cs="Calibri" w:cstheme="minorHAnsi"/>
          <w:i/>
          <w:sz w:val="24"/>
          <w:szCs w:val="24"/>
        </w:rPr>
        <w:t>C.alatae</w:t>
      </w:r>
      <w:r>
        <w:rPr>
          <w:rFonts w:cs="Calibri" w:cstheme="minorHAnsi"/>
          <w:sz w:val="24"/>
          <w:szCs w:val="24"/>
        </w:rPr>
        <w:t xml:space="preserve">,  retrouvée seulement sur </w:t>
      </w:r>
      <w:r>
        <w:rPr>
          <w:rFonts w:cs="Calibri" w:cstheme="minorHAnsi"/>
          <w:i/>
          <w:sz w:val="24"/>
          <w:szCs w:val="24"/>
        </w:rPr>
        <w:t>Dioscorea alata</w:t>
      </w:r>
      <w:r>
        <w:rPr>
          <w:rFonts w:cs="Calibri" w:cstheme="minorHAnsi"/>
          <w:sz w:val="24"/>
          <w:szCs w:val="24"/>
        </w:rPr>
        <w:t xml:space="preserve">, C.fructicola et C.siamense </w:t>
      </w:r>
      <w:r>
        <w:rPr>
          <w:rFonts w:cs="Calibri" w:cstheme="minorHAnsi"/>
          <w:sz w:val="24"/>
          <w:szCs w:val="24"/>
          <w:highlight w:val="yellow"/>
        </w:rPr>
        <w:t>(Weir et al.,2012</w:t>
      </w:r>
      <w:r>
        <w:rPr>
          <w:rFonts w:cs="Calibri" w:cstheme="minorHAnsi"/>
          <w:sz w:val="24"/>
          <w:szCs w:val="24"/>
        </w:rPr>
        <w:t xml:space="preserve">). </w:t>
      </w:r>
    </w:p>
    <w:p>
      <w:pPr>
        <w:pStyle w:val="Normal"/>
        <w:rPr>
          <w:rFonts w:ascii="Corbel" w:hAnsi="Corbel"/>
          <w:b/>
          <w:b/>
          <w:sz w:val="28"/>
        </w:rPr>
      </w:pPr>
      <w:r>
        <w:rPr>
          <w:rFonts w:ascii="Corbel" w:hAnsi="Corbel"/>
          <w:b/>
          <w:sz w:val="28"/>
        </w:rPr>
      </w:r>
    </w:p>
    <w:p>
      <w:pPr>
        <w:pStyle w:val="Heading2"/>
        <w:ind w:left="1068" w:hanging="360"/>
        <w:rPr/>
      </w:pPr>
      <w:bookmarkStart w:id="4" w:name="_Toc75019176"/>
      <w:r>
        <w:rPr/>
        <w:t>L’igname Dioscorea spp.</w:t>
      </w:r>
      <w:bookmarkEnd w:id="4"/>
      <w:r>
        <w:rPr/>
        <w:t xml:space="preserve">  </w:t>
      </w:r>
    </w:p>
    <w:p>
      <w:pPr>
        <w:pStyle w:val="Normal"/>
        <w:spacing w:lineRule="auto" w:line="360"/>
        <w:jc w:val="both"/>
        <w:rPr>
          <w:rFonts w:ascii="Calibri" w:hAnsi="Calibri" w:cs="Calibri"/>
          <w:sz w:val="24"/>
          <w:szCs w:val="24"/>
        </w:rPr>
      </w:pPr>
      <w:r>
        <w:rPr>
          <w:rFonts w:cs="Calibri"/>
          <w:sz w:val="24"/>
          <w:szCs w:val="24"/>
        </w:rPr>
        <w:t xml:space="preserve">L’igname </w:t>
      </w:r>
      <w:r>
        <w:rPr>
          <w:rFonts w:cs="Calibri"/>
          <w:i/>
          <w:sz w:val="24"/>
          <w:szCs w:val="24"/>
        </w:rPr>
        <w:t>Dioscorea spp</w:t>
      </w:r>
      <w:r>
        <w:rPr>
          <w:rFonts w:cs="Calibri"/>
          <w:sz w:val="24"/>
          <w:szCs w:val="24"/>
        </w:rPr>
        <w:t xml:space="preserve">. est une plante à tubercule, monocotylédone qui appartient à la famille des </w:t>
      </w:r>
      <w:r>
        <w:rPr>
          <w:rFonts w:cs="Calibri"/>
          <w:i/>
          <w:sz w:val="24"/>
          <w:szCs w:val="24"/>
        </w:rPr>
        <w:t>Dioscoreaceae</w:t>
      </w:r>
      <w:r>
        <w:rPr>
          <w:rFonts w:cs="Calibri"/>
          <w:sz w:val="24"/>
          <w:szCs w:val="24"/>
          <w:highlight w:val="yellow"/>
        </w:rPr>
        <w:t xml:space="preserve"> (Bradshaw ,2010)</w:t>
      </w:r>
      <w:r>
        <w:rPr>
          <w:rFonts w:cs="Calibri"/>
          <w:sz w:val="24"/>
          <w:szCs w:val="24"/>
        </w:rPr>
        <w:t xml:space="preserve">. Les tubercules de tailles et de formes variables regroupent plus de 600 espèces(FAOStat). Cultivée dans les régions tropicales (germination optimale entre 25°C et 30°C) pour la consommation de ses tubercules, l’igname, nutritionnellement, est une source d’amidon de vitamine et de protéines </w:t>
      </w:r>
      <w:r>
        <w:rPr>
          <w:rFonts w:cs="Calibri"/>
          <w:sz w:val="24"/>
          <w:szCs w:val="24"/>
          <w:highlight w:val="yellow"/>
        </w:rPr>
        <w:t>(Egesi et al.,2003</w:t>
      </w:r>
      <w:r>
        <w:rPr>
          <w:rFonts w:cs="Calibri"/>
          <w:sz w:val="24"/>
          <w:szCs w:val="24"/>
        </w:rPr>
        <w:t xml:space="preserve">). L’igname </w:t>
      </w:r>
      <w:r>
        <w:rPr>
          <w:rFonts w:cs="Calibri"/>
          <w:i/>
          <w:iCs/>
          <w:sz w:val="24"/>
          <w:szCs w:val="24"/>
        </w:rPr>
        <w:t>Dioscorea</w:t>
      </w:r>
      <w:r>
        <w:rPr>
          <w:rFonts w:cs="Calibri"/>
          <w:i/>
          <w:sz w:val="24"/>
          <w:szCs w:val="24"/>
        </w:rPr>
        <w:t> spp.</w:t>
      </w:r>
      <w:r>
        <w:rPr>
          <w:rFonts w:cs="Calibri"/>
          <w:sz w:val="24"/>
          <w:szCs w:val="24"/>
        </w:rPr>
        <w:t xml:space="preserve"> est cultivée sur 4,6 millions d'hectares dans le monde et représente la quatrième plante à tubercule avec deux principales espèces cultivées </w:t>
      </w:r>
      <w:r>
        <w:rPr>
          <w:rFonts w:cs="Calibri"/>
          <w:i/>
          <w:iCs/>
          <w:sz w:val="24"/>
          <w:szCs w:val="24"/>
        </w:rPr>
        <w:t>D. cayenensis-rotundata</w:t>
      </w:r>
      <w:r>
        <w:rPr>
          <w:rFonts w:cs="Calibri"/>
          <w:i/>
          <w:sz w:val="24"/>
          <w:szCs w:val="24"/>
        </w:rPr>
        <w:t xml:space="preserve">, </w:t>
      </w:r>
      <w:r>
        <w:rPr>
          <w:rFonts w:cs="Calibri"/>
          <w:sz w:val="24"/>
          <w:szCs w:val="24"/>
        </w:rPr>
        <w:t>et </w:t>
      </w:r>
      <w:r>
        <w:rPr>
          <w:rFonts w:cs="Calibri"/>
          <w:i/>
          <w:iCs/>
          <w:sz w:val="24"/>
          <w:szCs w:val="24"/>
        </w:rPr>
        <w:t>D. alata</w:t>
      </w:r>
      <w:r>
        <w:rPr>
          <w:rFonts w:cs="Calibri"/>
          <w:sz w:val="24"/>
          <w:szCs w:val="24"/>
        </w:rPr>
        <w:t xml:space="preserve"> </w:t>
      </w:r>
      <w:r>
        <w:rPr>
          <w:rFonts w:cs="Calibri"/>
          <w:sz w:val="24"/>
          <w:szCs w:val="24"/>
          <w:highlight w:val="yellow"/>
        </w:rPr>
        <w:t>(FAOStat, 2009 ; INRAE).</w:t>
      </w:r>
      <w:r>
        <w:rPr>
          <w:rFonts w:cs="Calibri"/>
          <w:sz w:val="24"/>
          <w:szCs w:val="24"/>
        </w:rPr>
        <w:t xml:space="preserve"> L’Afrique détient la majorité de la production mondiale d’igname soit 36 millions de tonnes (FAO,2004).</w:t>
      </w:r>
      <w:r>
        <w:rPr>
          <w:rFonts w:cs="Calibri"/>
          <w:color w:val="222222"/>
          <w:sz w:val="24"/>
          <w:szCs w:val="24"/>
          <w:shd w:fill="FFFFFF" w:val="clear"/>
        </w:rPr>
        <w:t xml:space="preserve"> En </w:t>
      </w:r>
      <w:r>
        <w:rPr>
          <w:rFonts w:cs="Calibri"/>
          <w:sz w:val="24"/>
          <w:szCs w:val="24"/>
        </w:rPr>
        <w:t>Guadeloupe, la production d'igname en revanche, ne représente que 6000 tonnes par an. Par ailleurs, c'est la première culture vivrière de Guadeloupe, elle constitue donc un enjeu majeur en termes d'autosuffisance alimentaire(</w:t>
      </w:r>
      <w:r>
        <w:rPr>
          <w:rFonts w:cs="Calibri"/>
          <w:sz w:val="24"/>
          <w:szCs w:val="24"/>
          <w:highlight w:val="green"/>
        </w:rPr>
        <w:t>INRAE.fr).</w:t>
      </w:r>
    </w:p>
    <w:p>
      <w:pPr>
        <w:pStyle w:val="Normal"/>
        <w:spacing w:lineRule="auto" w:line="360"/>
        <w:jc w:val="both"/>
        <w:rPr>
          <w:rFonts w:cs="Calibri" w:cstheme="minorHAnsi"/>
          <w:sz w:val="24"/>
          <w:szCs w:val="24"/>
        </w:rPr>
      </w:pPr>
      <w:r>
        <w:rPr>
          <w:rFonts w:cs="Calibri" w:cstheme="minorHAnsi"/>
          <w:i/>
          <w:sz w:val="24"/>
          <w:szCs w:val="24"/>
        </w:rPr>
        <w:t>Dioscorea alata</w:t>
      </w:r>
      <w:r>
        <w:rPr>
          <w:rFonts w:cs="Calibri" w:cstheme="minorHAnsi"/>
          <w:sz w:val="24"/>
          <w:szCs w:val="24"/>
        </w:rPr>
        <w:t xml:space="preserve"> appelée « igname blanche », « grande igname » ou « water yam » fait partie des principales espèces d’ignames  cultivées aux Antilles françaises y compris notamment  </w:t>
      </w:r>
      <w:r>
        <w:rPr>
          <w:rFonts w:cs="Calibri" w:cstheme="minorHAnsi"/>
          <w:i/>
          <w:sz w:val="24"/>
          <w:szCs w:val="24"/>
        </w:rPr>
        <w:t>Dioscorea cayenensis</w:t>
      </w:r>
      <w:r>
        <w:rPr>
          <w:rFonts w:cs="Calibri" w:cstheme="minorHAnsi"/>
          <w:sz w:val="24"/>
          <w:szCs w:val="24"/>
        </w:rPr>
        <w:t xml:space="preserve"> et  </w:t>
      </w:r>
      <w:r>
        <w:rPr>
          <w:rFonts w:cs="Calibri" w:cstheme="minorHAnsi"/>
          <w:i/>
          <w:sz w:val="24"/>
          <w:szCs w:val="24"/>
        </w:rPr>
        <w:t>Dioscorea trifida.</w:t>
      </w:r>
      <w:r>
        <w:rPr>
          <w:rFonts w:cs="Calibri" w:cstheme="minorHAnsi"/>
          <w:sz w:val="24"/>
          <w:szCs w:val="24"/>
        </w:rPr>
        <w:t xml:space="preserve"> Néanmoins, l’espèce </w:t>
      </w:r>
      <w:r>
        <w:rPr>
          <w:rFonts w:cs="Calibri" w:cstheme="minorHAnsi"/>
          <w:i/>
          <w:sz w:val="24"/>
          <w:szCs w:val="24"/>
        </w:rPr>
        <w:t>D.Alata</w:t>
      </w:r>
      <w:r>
        <w:rPr>
          <w:rFonts w:cs="Calibri" w:cstheme="minorHAnsi"/>
          <w:sz w:val="24"/>
          <w:szCs w:val="24"/>
        </w:rPr>
        <w:t xml:space="preserve"> et ses nombreuses variétés demeurent les plus cultivées en raison de la qualité de ses tubercules et de sa longue durée de conservation.  Cette même espèce est celle qui se heurte à des pertes importantes de rendement suite à de nombreux épisodes épidémiques d’anthracnose dû à un agent pathogène de type fongique et d’une sensibilité à celle-ci </w:t>
      </w:r>
      <w:r>
        <w:rPr>
          <w:rFonts w:cs="Calibri" w:cstheme="minorHAnsi"/>
          <w:sz w:val="24"/>
          <w:szCs w:val="24"/>
          <w:highlight w:val="yellow"/>
        </w:rPr>
        <w:t>(Onyeka et al.,2006).</w:t>
      </w:r>
    </w:p>
    <w:p>
      <w:pPr>
        <w:pStyle w:val="Normal"/>
        <w:spacing w:lineRule="auto" w:line="360"/>
        <w:jc w:val="both"/>
        <w:rPr>
          <w:rFonts w:ascii="Corbel" w:hAnsi="Corbel"/>
          <w:b/>
          <w:b/>
          <w:sz w:val="28"/>
        </w:rPr>
      </w:pPr>
      <w:r>
        <w:rPr>
          <w:rFonts w:ascii="Corbel" w:hAnsi="Corbel"/>
          <w:b/>
          <w:sz w:val="28"/>
        </w:rPr>
      </w:r>
    </w:p>
    <w:p>
      <w:pPr>
        <w:pStyle w:val="Heading2"/>
        <w:ind w:left="1068" w:hanging="360"/>
        <w:rPr/>
      </w:pPr>
      <w:bookmarkStart w:id="5" w:name="_Toc75019177"/>
      <w:r>
        <w:rPr/>
        <w:t>Complexe d’espèces Colletotrichum gloeosporioides</w:t>
      </w:r>
      <w:bookmarkEnd w:id="5"/>
    </w:p>
    <w:p>
      <w:pPr>
        <w:pStyle w:val="Normal"/>
        <w:spacing w:lineRule="auto" w:line="360"/>
        <w:jc w:val="both"/>
        <w:rPr>
          <w:rFonts w:ascii="Calibri" w:hAnsi="Calibri" w:cs="Calibri"/>
          <w:sz w:val="24"/>
          <w:szCs w:val="24"/>
        </w:rPr>
      </w:pPr>
      <w:r>
        <w:rPr>
          <w:rFonts w:cs="Calibri"/>
          <w:sz w:val="24"/>
          <w:szCs w:val="24"/>
        </w:rPr>
        <w:t xml:space="preserve">Le genre </w:t>
      </w:r>
      <w:r>
        <w:rPr>
          <w:rFonts w:cs="Calibri"/>
          <w:i/>
          <w:sz w:val="24"/>
          <w:szCs w:val="24"/>
        </w:rPr>
        <w:t>Colletotrichum</w:t>
      </w:r>
      <w:r>
        <w:rPr>
          <w:rFonts w:cs="Calibri"/>
          <w:sz w:val="24"/>
          <w:szCs w:val="24"/>
        </w:rPr>
        <w:t xml:space="preserve"> est l’un des groupes contenant le plus grand nombre d’espèces phytopathogènes.</w:t>
      </w:r>
      <w:r>
        <w:rPr>
          <w:rFonts w:cs="Arial" w:ascii="Arial" w:hAnsi="Arial"/>
          <w:color w:val="1C1D1E"/>
          <w:shd w:fill="FFFFFF" w:val="clear"/>
        </w:rPr>
        <w:t xml:space="preserve"> </w:t>
      </w:r>
      <w:r>
        <w:rPr>
          <w:rFonts w:cs="Calibri"/>
          <w:sz w:val="24"/>
          <w:szCs w:val="24"/>
        </w:rPr>
        <w:t>Pratiquement toutes les plantes cultivées dans le monde sont sensibles à une ou plusieurs espèces.</w:t>
      </w:r>
      <w:r>
        <w:rPr>
          <w:rFonts w:cs="Arial" w:ascii="Arial" w:hAnsi="Arial"/>
          <w:color w:val="1C1D1E"/>
          <w:shd w:fill="FFFFFF" w:val="clear"/>
        </w:rPr>
        <w:t xml:space="preserve"> </w:t>
      </w:r>
      <w:r>
        <w:rPr>
          <w:rFonts w:cs="Calibri"/>
          <w:sz w:val="24"/>
          <w:szCs w:val="24"/>
        </w:rPr>
        <w:t>Les dommages causés par </w:t>
      </w:r>
      <w:r>
        <w:rPr>
          <w:rFonts w:cs="Calibri"/>
          <w:i/>
          <w:iCs/>
          <w:sz w:val="24"/>
          <w:szCs w:val="24"/>
        </w:rPr>
        <w:t xml:space="preserve">Colletotrichum </w:t>
      </w:r>
      <w:r>
        <w:rPr>
          <w:rFonts w:cs="Calibri"/>
          <w:sz w:val="24"/>
          <w:szCs w:val="24"/>
        </w:rPr>
        <w:t>spp. s'étend à d'importantes cultures vivrières de base, notamment des bananes, et du manioc</w:t>
      </w:r>
      <w:r>
        <w:rPr/>
        <w:t xml:space="preserve"> </w:t>
      </w:r>
      <w:r>
        <w:rPr>
          <w:rFonts w:cs="Calibri"/>
          <w:sz w:val="24"/>
          <w:szCs w:val="24"/>
        </w:rPr>
        <w:t xml:space="preserve">dans les pays en développement des régions tropicales et subtropicales. Historiquement, l’espèce </w:t>
      </w:r>
      <w:r>
        <w:rPr>
          <w:rFonts w:cs="Calibri"/>
          <w:i/>
          <w:sz w:val="24"/>
          <w:szCs w:val="24"/>
        </w:rPr>
        <w:t>Colletotrichum gloeosporioides</w:t>
      </w:r>
      <w:r>
        <w:rPr>
          <w:rFonts w:cs="Calibri"/>
          <w:sz w:val="24"/>
          <w:szCs w:val="24"/>
        </w:rPr>
        <w:t xml:space="preserve"> a été largement reconnue comme l'agent causal de l'anthracnose de l'igname </w:t>
      </w:r>
      <w:r>
        <w:rPr>
          <w:rFonts w:cs="Calibri"/>
          <w:sz w:val="24"/>
          <w:szCs w:val="24"/>
          <w:highlight w:val="yellow"/>
        </w:rPr>
        <w:t>(Dean et al.,2012)</w:t>
      </w:r>
      <w:r>
        <w:rPr>
          <w:rFonts w:cs="Calibri"/>
          <w:sz w:val="24"/>
          <w:szCs w:val="24"/>
        </w:rPr>
        <w:t>, avant que la taxonomie du genre Colletotrichum ne soit révisée.</w:t>
      </w:r>
    </w:p>
    <w:p>
      <w:pPr>
        <w:pStyle w:val="Heading3"/>
        <w:rPr/>
      </w:pPr>
      <w:bookmarkStart w:id="6" w:name="_Toc75019178"/>
      <w:r>
        <w:rPr/>
        <w:t>Taxonomie</w:t>
      </w:r>
      <w:bookmarkEnd w:id="6"/>
      <w:r>
        <w:rPr/>
        <w:t xml:space="preserve"> </w:t>
      </w:r>
    </w:p>
    <w:p>
      <w:pPr>
        <w:pStyle w:val="Normal"/>
        <w:spacing w:lineRule="auto" w:line="360"/>
        <w:jc w:val="both"/>
        <w:rPr>
          <w:rFonts w:cs="Calibri" w:cstheme="minorHAnsi"/>
          <w:sz w:val="24"/>
          <w:szCs w:val="24"/>
        </w:rPr>
      </w:pPr>
      <w:r>
        <w:rPr>
          <w:rFonts w:cs="Calibri" w:cstheme="minorHAnsi"/>
          <w:sz w:val="24"/>
          <w:szCs w:val="24"/>
        </w:rPr>
        <w:t xml:space="preserve">Le nom </w:t>
      </w:r>
      <w:r>
        <w:rPr>
          <w:rFonts w:cs="Calibri" w:cstheme="minorHAnsi"/>
          <w:i/>
          <w:sz w:val="24"/>
          <w:szCs w:val="24"/>
        </w:rPr>
        <w:t>Colletotrichum gloeosporioides</w:t>
      </w:r>
      <w:r>
        <w:rPr>
          <w:rFonts w:cs="Calibri" w:cstheme="minorHAnsi"/>
          <w:sz w:val="24"/>
          <w:szCs w:val="24"/>
        </w:rPr>
        <w:t xml:space="preserve"> a été proposé  la première fois en  1882 en Italie  pour « </w:t>
      </w:r>
      <w:r>
        <w:rPr>
          <w:rFonts w:cs="Calibri" w:cstheme="minorHAnsi"/>
          <w:i/>
          <w:sz w:val="24"/>
          <w:szCs w:val="24"/>
        </w:rPr>
        <w:t>Vermicularia gloeosporioides</w:t>
      </w:r>
      <w:r>
        <w:rPr>
          <w:rFonts w:cs="Calibri" w:cstheme="minorHAnsi"/>
          <w:sz w:val="24"/>
          <w:szCs w:val="24"/>
        </w:rPr>
        <w:t> » collecté sur un</w:t>
      </w:r>
      <w:r>
        <w:rPr>
          <w:rFonts w:cs="Calibri" w:cstheme="minorHAnsi"/>
          <w:i/>
          <w:sz w:val="24"/>
          <w:szCs w:val="24"/>
        </w:rPr>
        <w:t xml:space="preserve"> Citrus</w:t>
      </w:r>
      <w:r>
        <w:rPr>
          <w:rFonts w:cs="Calibri" w:cstheme="minorHAnsi"/>
          <w:sz w:val="24"/>
          <w:szCs w:val="24"/>
        </w:rPr>
        <w:t>.</w:t>
      </w:r>
      <w:r>
        <w:rPr>
          <w:rFonts w:cs="Calibri"/>
          <w:sz w:val="24"/>
          <w:szCs w:val="24"/>
        </w:rPr>
        <w:t xml:space="preserve"> </w:t>
      </w:r>
      <w:r>
        <w:rPr>
          <w:rFonts w:cs="Calibri" w:cstheme="minorHAnsi"/>
          <w:i/>
          <w:sz w:val="24"/>
          <w:szCs w:val="24"/>
        </w:rPr>
        <w:t xml:space="preserve">Colletotrichum gloeosporioides </w:t>
      </w:r>
      <w:r>
        <w:rPr>
          <w:rFonts w:cs="Calibri" w:cstheme="minorHAnsi"/>
          <w:sz w:val="24"/>
          <w:szCs w:val="24"/>
        </w:rPr>
        <w:t xml:space="preserve">est de l’embranchement des </w:t>
      </w:r>
      <w:r>
        <w:rPr>
          <w:rFonts w:cs="Calibri" w:cstheme="minorHAnsi"/>
          <w:i/>
          <w:sz w:val="24"/>
          <w:szCs w:val="24"/>
        </w:rPr>
        <w:t xml:space="preserve">Ascomycètes </w:t>
      </w:r>
      <w:r>
        <w:rPr>
          <w:rFonts w:cs="Calibri" w:cstheme="minorHAnsi"/>
          <w:sz w:val="24"/>
          <w:szCs w:val="24"/>
        </w:rPr>
        <w:t xml:space="preserve">et appartient à la famille des </w:t>
      </w:r>
      <w:r>
        <w:rPr>
          <w:rFonts w:cs="Calibri" w:cstheme="minorHAnsi"/>
          <w:i/>
          <w:sz w:val="24"/>
          <w:szCs w:val="24"/>
        </w:rPr>
        <w:t xml:space="preserve">Glomerellaceae </w:t>
      </w:r>
      <w:r>
        <w:rPr>
          <w:rFonts w:cs="Calibri" w:cstheme="minorHAnsi"/>
          <w:sz w:val="24"/>
          <w:szCs w:val="24"/>
          <w:highlight w:val="yellow"/>
        </w:rPr>
        <w:t>(Canon et al.,2012)</w:t>
      </w:r>
      <w:r>
        <w:rPr>
          <w:rFonts w:cs="Calibri" w:cstheme="minorHAnsi"/>
          <w:sz w:val="24"/>
          <w:szCs w:val="24"/>
        </w:rPr>
        <w:t xml:space="preserve">  . </w:t>
      </w:r>
      <w:r>
        <w:rPr>
          <w:rFonts w:cs="Calibri"/>
          <w:sz w:val="24"/>
          <w:szCs w:val="24"/>
        </w:rPr>
        <w:t xml:space="preserve">Cependant, l'identification et la différenciation des espèces de Colletotrichum sur la base de caractéristiques morphologiques ont souvent été inadéquates </w:t>
      </w:r>
      <w:r>
        <w:rPr>
          <w:rFonts w:cs="Calibri"/>
          <w:sz w:val="24"/>
          <w:szCs w:val="24"/>
          <w:highlight w:val="yellow"/>
        </w:rPr>
        <w:t>(Abang et al,.2002)</w:t>
      </w:r>
      <w:r>
        <w:rPr>
          <w:rFonts w:cs="Calibri"/>
          <w:sz w:val="24"/>
          <w:szCs w:val="24"/>
        </w:rPr>
        <w:t xml:space="preserve">. Une approche par analyse phylogénétique basée sur la concaténation de plusieurs gènes a permis de déterminer </w:t>
      </w:r>
      <w:r>
        <w:rPr>
          <w:rFonts w:cs="Calibri" w:cstheme="minorHAnsi"/>
          <w:i/>
          <w:sz w:val="24"/>
          <w:szCs w:val="24"/>
        </w:rPr>
        <w:t>C. gloeosporioides</w:t>
      </w:r>
      <w:r>
        <w:rPr>
          <w:rFonts w:cs="Calibri" w:cstheme="minorHAnsi"/>
          <w:sz w:val="24"/>
          <w:szCs w:val="24"/>
        </w:rPr>
        <w:t xml:space="preserve"> comme un complexe d’espèces comprenant 22 espèces dont une sous-espèce. (</w:t>
      </w:r>
      <w:r>
        <w:rPr>
          <w:rFonts w:cs="Calibri" w:cstheme="minorHAnsi"/>
          <w:sz w:val="24"/>
          <w:szCs w:val="24"/>
          <w:highlight w:val="yellow"/>
        </w:rPr>
        <w:t>Déversoire et al.,2014)</w:t>
      </w:r>
      <w:r>
        <w:rPr>
          <w:rFonts w:cs="Calibri" w:cstheme="minorHAnsi"/>
          <w:sz w:val="24"/>
          <w:szCs w:val="24"/>
        </w:rPr>
        <w:t xml:space="preserve"> tandis que l’analyse par les outils classiques (zone ITS) ne permettait pas d’assigner de manière fiable les séquences à des espèces.</w:t>
      </w:r>
    </w:p>
    <w:p>
      <w:pPr>
        <w:pStyle w:val="Normal"/>
        <w:jc w:val="both"/>
        <w:rPr>
          <w:rFonts w:ascii="Calibri" w:hAnsi="Calibri" w:cs="Calibri"/>
          <w:sz w:val="24"/>
        </w:rPr>
      </w:pPr>
      <w:r>
        <w:rPr>
          <w:rFonts w:cs="Calibri"/>
          <w:sz w:val="24"/>
        </w:rPr>
      </w:r>
    </w:p>
    <w:p>
      <w:pPr>
        <w:pStyle w:val="Normal"/>
        <w:spacing w:lineRule="auto" w:line="360"/>
        <w:jc w:val="both"/>
        <w:rPr>
          <w:rFonts w:ascii="Calibri" w:hAnsi="Calibri" w:cs="Calibri"/>
          <w:sz w:val="24"/>
          <w:szCs w:val="24"/>
        </w:rPr>
      </w:pPr>
      <w:r>
        <w:rPr>
          <w:rFonts w:cs="Calibri"/>
          <w:sz w:val="24"/>
          <w:szCs w:val="24"/>
        </w:rPr>
        <w:t xml:space="preserve">En utilisant la phylogénie,  Weir et </w:t>
      </w:r>
      <w:r>
        <w:rPr>
          <w:rFonts w:cs="Calibri"/>
          <w:i/>
          <w:sz w:val="24"/>
          <w:szCs w:val="24"/>
        </w:rPr>
        <w:t xml:space="preserve">al </w:t>
      </w:r>
      <w:r>
        <w:rPr>
          <w:rFonts w:cs="Calibri"/>
          <w:sz w:val="24"/>
          <w:szCs w:val="24"/>
        </w:rPr>
        <w:t>(2012),</w:t>
      </w:r>
      <w:r>
        <w:rPr>
          <w:rFonts w:cs="Calibri"/>
          <w:i/>
          <w:sz w:val="24"/>
          <w:szCs w:val="24"/>
        </w:rPr>
        <w:t xml:space="preserve"> </w:t>
      </w:r>
      <w:r>
        <w:rPr>
          <w:rFonts w:cs="Calibri"/>
          <w:sz w:val="24"/>
          <w:szCs w:val="24"/>
        </w:rPr>
        <w:t xml:space="preserve">ont mis en évidence sur l’igname trois espèces de colletotrichum : </w:t>
      </w:r>
      <w:r>
        <w:rPr>
          <w:rFonts w:cs="Calibri"/>
          <w:iCs/>
          <w:color w:val="2E2E2E"/>
          <w:sz w:val="24"/>
          <w:szCs w:val="24"/>
        </w:rPr>
        <w:t>En inde, la souche</w:t>
      </w:r>
      <w:r>
        <w:rPr>
          <w:rFonts w:cs="Calibri"/>
          <w:i/>
          <w:iCs/>
          <w:color w:val="2E2E2E"/>
          <w:sz w:val="24"/>
          <w:szCs w:val="24"/>
        </w:rPr>
        <w:t xml:space="preserve"> </w:t>
      </w:r>
      <w:r>
        <w:rPr>
          <w:rFonts w:cs="Calibri"/>
          <w:i/>
          <w:iCs/>
          <w:sz w:val="24"/>
          <w:szCs w:val="24"/>
        </w:rPr>
        <w:t>C. alatae</w:t>
      </w:r>
      <w:r>
        <w:rPr>
          <w:rFonts w:cs="Calibri"/>
          <w:sz w:val="24"/>
          <w:szCs w:val="24"/>
        </w:rPr>
        <w:t xml:space="preserve"> a été isolé sur </w:t>
      </w:r>
      <w:r>
        <w:rPr>
          <w:rFonts w:cs="Calibri"/>
          <w:i/>
          <w:iCs/>
          <w:sz w:val="24"/>
          <w:szCs w:val="24"/>
        </w:rPr>
        <w:t xml:space="preserve">Dioscorea alata ; </w:t>
      </w:r>
      <w:r>
        <w:rPr>
          <w:rFonts w:cs="Calibri"/>
          <w:iCs/>
          <w:sz w:val="24"/>
          <w:szCs w:val="24"/>
        </w:rPr>
        <w:t>la souche</w:t>
      </w:r>
      <w:r>
        <w:rPr>
          <w:rFonts w:cs="Calibri"/>
          <w:i/>
          <w:iCs/>
          <w:sz w:val="24"/>
          <w:szCs w:val="24"/>
        </w:rPr>
        <w:t xml:space="preserve"> C.fructicola </w:t>
      </w:r>
      <w:r>
        <w:rPr>
          <w:rFonts w:cs="Calibri"/>
          <w:iCs/>
          <w:sz w:val="24"/>
          <w:szCs w:val="24"/>
        </w:rPr>
        <w:t>isolée sur</w:t>
      </w:r>
      <w:r>
        <w:rPr>
          <w:rFonts w:cs="Calibri"/>
          <w:i/>
          <w:iCs/>
          <w:sz w:val="24"/>
          <w:szCs w:val="24"/>
        </w:rPr>
        <w:t xml:space="preserve">  Dioscorea alata  </w:t>
      </w:r>
      <w:r>
        <w:rPr>
          <w:rFonts w:cs="Calibri"/>
          <w:iCs/>
          <w:sz w:val="24"/>
          <w:szCs w:val="24"/>
        </w:rPr>
        <w:t xml:space="preserve">au Nigéria et toujours la souche </w:t>
      </w:r>
      <w:r>
        <w:rPr>
          <w:rFonts w:cs="Calibri"/>
          <w:i/>
          <w:iCs/>
          <w:sz w:val="24"/>
          <w:szCs w:val="24"/>
        </w:rPr>
        <w:t>C.siamense</w:t>
      </w:r>
      <w:r>
        <w:rPr>
          <w:rFonts w:cs="Calibri"/>
          <w:iCs/>
          <w:sz w:val="24"/>
          <w:szCs w:val="24"/>
        </w:rPr>
        <w:t xml:space="preserve"> a été isolée de </w:t>
      </w:r>
      <w:r>
        <w:rPr>
          <w:rFonts w:cs="Calibri"/>
          <w:i/>
          <w:iCs/>
          <w:sz w:val="24"/>
          <w:szCs w:val="24"/>
        </w:rPr>
        <w:t>Dioscorea rotundata</w:t>
      </w:r>
      <w:r>
        <w:rPr>
          <w:rFonts w:cs="Calibri"/>
          <w:iCs/>
          <w:sz w:val="24"/>
          <w:szCs w:val="24"/>
        </w:rPr>
        <w:t>.</w:t>
      </w:r>
    </w:p>
    <w:p>
      <w:pPr>
        <w:pStyle w:val="Normal"/>
        <w:jc w:val="both"/>
        <w:rPr>
          <w:rFonts w:cs="Calibri" w:cstheme="minorHAnsi"/>
          <w:b/>
          <w:b/>
          <w:sz w:val="24"/>
          <w:szCs w:val="24"/>
        </w:rPr>
      </w:pPr>
      <w:r>
        <w:rPr>
          <w:rFonts w:cs="Calibri" w:cstheme="minorHAnsi"/>
          <w:b/>
          <w:sz w:val="24"/>
          <w:szCs w:val="24"/>
        </w:rPr>
      </w:r>
    </w:p>
    <w:p>
      <w:pPr>
        <w:pStyle w:val="Heading3"/>
        <w:rPr/>
      </w:pPr>
      <w:bookmarkStart w:id="7" w:name="_Toc75019179"/>
      <w:r>
        <w:rPr/>
        <w:t>Morphologie, sexualité et identification du champignon</w:t>
      </w:r>
      <w:bookmarkEnd w:id="7"/>
    </w:p>
    <w:p>
      <w:pPr>
        <w:pStyle w:val="Normal"/>
        <w:spacing w:lineRule="auto" w:line="360"/>
        <w:jc w:val="both"/>
        <w:rPr>
          <w:rFonts w:cs="Calibri" w:cstheme="minorHAnsi"/>
          <w:sz w:val="24"/>
          <w:szCs w:val="24"/>
        </w:rPr>
      </w:pPr>
      <w:r>
        <w:rPr>
          <w:rFonts w:cs="Calibri" w:cstheme="minorHAnsi"/>
          <w:sz w:val="24"/>
          <w:szCs w:val="24"/>
        </w:rPr>
        <w:t xml:space="preserve">De nombreux champignons se reproduisent à la fois sexuellement et asexuellement. Souvent, une seule méthode de reproduction est observable à un moment donné ou dans des conditions environnementales particulières. Dans le cas du champignon qui nous intéresse, </w:t>
      </w:r>
      <w:r>
        <w:rPr>
          <w:rFonts w:cs="Calibri" w:cstheme="minorHAnsi"/>
          <w:i/>
          <w:sz w:val="24"/>
          <w:szCs w:val="24"/>
        </w:rPr>
        <w:t>C. gloeosporioides</w:t>
      </w:r>
      <w:r>
        <w:rPr>
          <w:rFonts w:cs="Calibri" w:cstheme="minorHAnsi"/>
          <w:sz w:val="24"/>
          <w:szCs w:val="24"/>
        </w:rPr>
        <w:t xml:space="preserve"> est la forme anamorphe (phase asexuée) qui présente des spores  appelées conidies (Figure a.) et  </w:t>
      </w:r>
      <w:r>
        <w:rPr>
          <w:rFonts w:cs="Calibri" w:cstheme="minorHAnsi"/>
          <w:i/>
          <w:sz w:val="24"/>
          <w:szCs w:val="24"/>
        </w:rPr>
        <w:t>Glomerella cingulata</w:t>
      </w:r>
      <w:r>
        <w:rPr>
          <w:rFonts w:cs="Calibri" w:cstheme="minorHAnsi"/>
          <w:sz w:val="24"/>
          <w:szCs w:val="24"/>
        </w:rPr>
        <w:t xml:space="preserve"> désignant la phase sexuée (forme téléomorphe) du champignon qui produit des ascospores (Figure b.)(</w:t>
      </w:r>
      <w:r>
        <w:rPr>
          <w:sz w:val="24"/>
          <w:szCs w:val="24"/>
        </w:rPr>
        <w:t>Gama</w:t>
      </w:r>
      <w:r>
        <w:rPr>
          <w:rFonts w:cs="Calibri" w:cstheme="minorHAnsi"/>
          <w:sz w:val="24"/>
          <w:szCs w:val="24"/>
          <w:highlight w:val="yellow"/>
        </w:rPr>
        <w:t>-López et.,2007)</w:t>
      </w:r>
      <w:r>
        <w:rPr>
          <w:rFonts w:cs="Calibri" w:cstheme="minorHAnsi"/>
          <w:sz w:val="24"/>
          <w:szCs w:val="24"/>
        </w:rPr>
        <w: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drawing>
          <wp:inline distT="0" distB="0" distL="0" distR="0">
            <wp:extent cx="2580640" cy="2418715"/>
            <wp:effectExtent l="0" t="0" r="0" b="0"/>
            <wp:docPr id="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
                    <pic:cNvPicPr>
                      <a:picLocks noChangeAspect="1" noChangeArrowheads="1"/>
                    </pic:cNvPicPr>
                  </pic:nvPicPr>
                  <pic:blipFill>
                    <a:blip r:embed="rId2"/>
                    <a:srcRect l="0" t="3967" r="36502" b="0"/>
                    <a:stretch>
                      <a:fillRect/>
                    </a:stretch>
                  </pic:blipFill>
                  <pic:spPr bwMode="auto">
                    <a:xfrm>
                      <a:off x="0" y="0"/>
                      <a:ext cx="2580640" cy="2418715"/>
                    </a:xfrm>
                    <a:prstGeom prst="rect">
                      <a:avLst/>
                    </a:prstGeom>
                  </pic:spPr>
                </pic:pic>
              </a:graphicData>
            </a:graphic>
          </wp:inline>
        </w:drawing>
      </w:r>
      <w:r>
        <w:rPr>
          <w:rFonts w:cs="Calibri" w:cstheme="minorHAnsi"/>
          <w:b/>
          <w:sz w:val="24"/>
          <w:szCs w:val="24"/>
        </w:rPr>
        <w:t xml:space="preserve">  </w:t>
      </w:r>
      <w:r>
        <w:rPr/>
        <w:drawing>
          <wp:inline distT="0" distB="0" distL="0" distR="0">
            <wp:extent cx="2918460" cy="2409825"/>
            <wp:effectExtent l="0" t="0" r="0" b="0"/>
            <wp:docPr id="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
                    <pic:cNvPicPr>
                      <a:picLocks noChangeAspect="1" noChangeArrowheads="1"/>
                    </pic:cNvPicPr>
                  </pic:nvPicPr>
                  <pic:blipFill>
                    <a:blip r:embed="rId3"/>
                    <a:srcRect l="0" t="1890" r="0" b="2276"/>
                    <a:stretch>
                      <a:fillRect/>
                    </a:stretch>
                  </pic:blipFill>
                  <pic:spPr bwMode="auto">
                    <a:xfrm>
                      <a:off x="0" y="0"/>
                      <a:ext cx="2918460" cy="2409825"/>
                    </a:xfrm>
                    <a:prstGeom prst="rect">
                      <a:avLst/>
                    </a:prstGeom>
                  </pic:spPr>
                </pic:pic>
              </a:graphicData>
            </a:graphic>
          </wp:inline>
        </w:drawing>
      </w:r>
      <w:r>
        <w:rPr>
          <w:rFonts w:cs="Calibri" w:cstheme="minorHAnsi"/>
          <w:b/>
          <w:sz w:val="24"/>
          <w:szCs w:val="24"/>
        </w:rPr>
        <w:t>Figure a</w:t>
      </w:r>
      <w:r>
        <w:rPr>
          <w:rFonts w:cs="Calibri" w:cstheme="minorHAnsi"/>
          <w:sz w:val="24"/>
          <w:szCs w:val="24"/>
        </w:rPr>
        <w:t xml:space="preserve">. Conidies (spores asexuées).          </w:t>
      </w:r>
      <w:r>
        <w:rPr>
          <w:rFonts w:cs="Calibri" w:cstheme="minorHAnsi"/>
          <w:b/>
          <w:sz w:val="24"/>
          <w:szCs w:val="24"/>
        </w:rPr>
        <w:t>Figure b</w:t>
      </w:r>
      <w:r>
        <w:rPr>
          <w:rFonts w:cs="Calibri" w:cstheme="minorHAnsi"/>
          <w:sz w:val="24"/>
          <w:szCs w:val="24"/>
        </w:rPr>
        <w:t>. Asques contenant des ascospores                                                                                                                                     (spore sexuées).</w:t>
      </w:r>
    </w:p>
    <w:p>
      <w:pPr>
        <w:pStyle w:val="Normal"/>
        <w:rPr>
          <w:rFonts w:cs="Calibri" w:cstheme="minorHAnsi"/>
          <w:i/>
          <w:i/>
          <w:sz w:val="24"/>
          <w:szCs w:val="24"/>
        </w:rPr>
      </w:pPr>
      <w:r>
        <w:rPr>
          <w:rFonts w:cs="Calibri" w:cstheme="minorHAnsi"/>
          <w:i/>
          <w:sz w:val="24"/>
          <w:szCs w:val="24"/>
          <w:highlight w:val="yellow"/>
        </w:rPr>
        <w:t>Source : (Jacqua et Bonhomme,2005)</w:t>
      </w:r>
    </w:p>
    <w:p>
      <w:pPr>
        <w:pStyle w:val="Normal"/>
        <w:rPr>
          <w:rFonts w:cs="Calibri" w:cstheme="minorHAnsi"/>
          <w:b/>
          <w:b/>
          <w:sz w:val="24"/>
          <w:szCs w:val="24"/>
        </w:rPr>
      </w:pPr>
      <w:r>
        <w:rPr>
          <w:rFonts w:cs="Calibri" w:cstheme="minorHAnsi"/>
          <w:b/>
          <w:sz w:val="24"/>
          <w:szCs w:val="24"/>
        </w:rPr>
      </w:r>
    </w:p>
    <w:p>
      <w:pPr>
        <w:pStyle w:val="Normal"/>
        <w:spacing w:lineRule="auto" w:line="360"/>
        <w:jc w:val="both"/>
        <w:rPr>
          <w:rFonts w:ascii="Corbel" w:hAnsi="Corbel"/>
          <w:sz w:val="28"/>
        </w:rPr>
      </w:pPr>
      <w:r>
        <w:rPr>
          <w:rFonts w:cs="Calibri" w:cstheme="minorHAnsi"/>
          <w:sz w:val="24"/>
          <w:szCs w:val="24"/>
        </w:rPr>
        <w:t xml:space="preserve">Sur la gélose dextrose de pomme de terre (PDA), le mycélium est principalement blanc grisâtre à gris foncé. La face inférieure des colonies varie du blanc au vert foncé ou au brun, devenant plus foncée avec le temps. Les conidies (spores) sont généralement produites sous forme d’une masse (gelée sporifère) de couleur saumon pâle.  </w:t>
      </w:r>
    </w:p>
    <w:p>
      <w:pPr>
        <w:pStyle w:val="ListParagraph"/>
        <w:rPr>
          <w:rFonts w:cs="Calibri" w:cstheme="minorHAnsi"/>
          <w:b/>
          <w:b/>
          <w:sz w:val="24"/>
          <w:szCs w:val="24"/>
        </w:rPr>
      </w:pPr>
      <w:r>
        <w:rPr>
          <w:rFonts w:cs="Calibri" w:cstheme="minorHAnsi"/>
          <w:b/>
          <w:sz w:val="24"/>
          <w:szCs w:val="24"/>
        </w:rPr>
      </w:r>
    </w:p>
    <w:p>
      <w:pPr>
        <w:pStyle w:val="Heading2"/>
        <w:ind w:left="1068" w:hanging="360"/>
        <w:rPr/>
      </w:pPr>
      <w:bookmarkStart w:id="8" w:name="_Toc75019180"/>
      <w:r>
        <w:rPr/>
        <w:t>L’anthracnose chez l’igname D.alata</w:t>
      </w:r>
      <w:bookmarkEnd w:id="8"/>
    </w:p>
    <w:p>
      <w:pPr>
        <w:pStyle w:val="ListParagraph"/>
        <w:rPr>
          <w:rFonts w:cs="Calibri" w:cstheme="minorHAnsi"/>
          <w:b/>
          <w:b/>
          <w:sz w:val="24"/>
          <w:szCs w:val="24"/>
        </w:rPr>
      </w:pPr>
      <w:r>
        <w:rPr>
          <w:rFonts w:cs="Calibri" w:cstheme="minorHAnsi"/>
          <w:b/>
          <w:sz w:val="24"/>
          <w:szCs w:val="24"/>
        </w:rPr>
      </w:r>
    </w:p>
    <w:p>
      <w:pPr>
        <w:pStyle w:val="Normal"/>
        <w:spacing w:lineRule="auto" w:line="360"/>
        <w:jc w:val="both"/>
        <w:rPr>
          <w:rFonts w:cs="Calibri" w:cstheme="minorHAnsi"/>
          <w:sz w:val="24"/>
          <w:szCs w:val="24"/>
        </w:rPr>
      </w:pPr>
      <w:r>
        <w:rPr>
          <w:rFonts w:cs="Calibri" w:cstheme="minorHAnsi"/>
          <w:sz w:val="24"/>
          <w:szCs w:val="24"/>
        </w:rPr>
        <w:t xml:space="preserve">L'anthracnose de l'igname, causée par </w:t>
      </w:r>
      <w:r>
        <w:rPr>
          <w:rFonts w:cs="Calibri" w:cstheme="minorHAnsi"/>
          <w:i/>
          <w:sz w:val="24"/>
          <w:szCs w:val="24"/>
        </w:rPr>
        <w:t>Colletotrichum gloeosporioides</w:t>
      </w:r>
      <w:r>
        <w:rPr>
          <w:rFonts w:cs="Calibri" w:cstheme="minorHAnsi"/>
          <w:sz w:val="24"/>
          <w:szCs w:val="24"/>
        </w:rPr>
        <w:t xml:space="preserve">, est la maladie foliaire la plus importante des ignames mais aussi une contrainte majeure à la production d'igname </w:t>
      </w:r>
      <w:r>
        <w:rPr>
          <w:rFonts w:cs="Calibri" w:cstheme="minorHAnsi"/>
          <w:i/>
          <w:iCs/>
          <w:sz w:val="24"/>
          <w:szCs w:val="24"/>
        </w:rPr>
        <w:t>D. alata</w:t>
      </w:r>
      <w:r>
        <w:rPr>
          <w:rFonts w:cs="Calibri" w:cstheme="minorHAnsi"/>
          <w:sz w:val="24"/>
          <w:szCs w:val="24"/>
        </w:rPr>
        <w:t>, espèce la plus répandue, particulièrement sensible à la maladie (Abang et al.,2002).</w:t>
      </w:r>
    </w:p>
    <w:p>
      <w:pPr>
        <w:pStyle w:val="Heading3"/>
        <w:numPr>
          <w:ilvl w:val="0"/>
          <w:numId w:val="15"/>
        </w:numPr>
        <w:rPr/>
      </w:pPr>
      <w:bookmarkStart w:id="9" w:name="_Toc75019181"/>
      <w:r>
        <w:rPr/>
        <w:t>Les symptômes de l’anthracnose de D.alata</w:t>
      </w:r>
      <w:bookmarkEnd w:id="9"/>
    </w:p>
    <w:p>
      <w:pPr>
        <w:pStyle w:val="Normal"/>
        <w:spacing w:lineRule="auto" w:line="360"/>
        <w:jc w:val="both"/>
        <w:rPr>
          <w:rFonts w:cs="Calibri" w:cstheme="minorHAnsi"/>
          <w:color w:val="1C1D1E"/>
          <w:sz w:val="24"/>
          <w:szCs w:val="24"/>
          <w:highlight w:val="white"/>
        </w:rPr>
      </w:pPr>
      <w:r>
        <w:rPr>
          <w:rFonts w:cs="Calibri" w:cstheme="minorHAnsi"/>
          <w:sz w:val="24"/>
          <w:szCs w:val="24"/>
        </w:rPr>
        <w:t xml:space="preserve">L’anthracnose peut impacté à la fois la partie aérienne ainsi que la partie souterraine de la plante. Les symptômes diffèrent en fonction de l’âge de la feuille, de la quantité de pluie et de la variété d’igname considérée. Les attaques légères se traduisent par l’apparition de très petites taches brunes sur les nouvelles feuilles ; ces taches s’agrandissent en même temps que la feuille. Les taches brunes peuvent être entourées de jaune pâle (Figure c.) et au fur et à mesure se rejoignent pour former de grandes taches de forme irrégulière, dont le centre peut tomber, donnant ainsi à la feuille un aspect criblé. Lorsque de jeunes plants sont atteints d’anthracnose, quelques-unes des feuilles inférieures peuvent survivre bien qu’en général, la plante tout entière meurt. Le fragment planté émet parfois de nouvelles pousses et peut donner ainsi naissance à une igname à tige multiple, alors que l’igname qui n’a pas été attaquée n’en a généralement qu’une ou deux entrainant ainsi plusieurs tubercules de petite taille au lieu d’un ou de deux tubercules. Concernant la partie souterraine, le champignon provoque une pourriture du tubercule de couleur brun-orangé qui se développe dans la chair du tubercule juste sous la couche .De petites boursouflures naissent à la surface de l’igname et la peau se détache facilement de la couche inférieure. Par la suite, une pourriture plus profonde se développe, jusqu’à ce qu’il ne reste plus qu’une enveloppe ridée autour du noyau pourri </w:t>
      </w:r>
      <w:r>
        <w:rPr>
          <w:rFonts w:cs="Calibri" w:cstheme="minorHAnsi"/>
          <w:sz w:val="24"/>
          <w:szCs w:val="24"/>
          <w:highlight w:val="yellow"/>
        </w:rPr>
        <w:t>(Jackson et al.,2002).</w:t>
      </w:r>
    </w:p>
    <w:p>
      <w:pPr>
        <w:pStyle w:val="Normal"/>
        <w:spacing w:lineRule="auto" w:line="360"/>
        <w:jc w:val="both"/>
        <w:rPr>
          <w:rFonts w:ascii="Corbel" w:hAnsi="Corbel"/>
          <w:b/>
          <w:b/>
          <w:sz w:val="28"/>
        </w:rPr>
      </w:pPr>
      <w:r>
        <w:rPr/>
        <w:drawing>
          <wp:inline distT="0" distB="0" distL="0" distR="0">
            <wp:extent cx="2428875" cy="2013585"/>
            <wp:effectExtent l="0" t="0" r="0" b="0"/>
            <wp:docPr id="3" name="Image 7" descr="https://www6.inrae.fr/var/internet6_national_epiarch/storage/images/media/blocs-libres/digname-anthracnose/igname-anthracnose/33001-1-fre-FR/igname-anthracn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https://www6.inrae.fr/var/internet6_national_epiarch/storage/images/media/blocs-libres/digname-anthracnose/igname-anthracnose/33001-1-fre-FR/igname-anthracnose.jpg"/>
                    <pic:cNvPicPr>
                      <a:picLocks noChangeAspect="1" noChangeArrowheads="1"/>
                    </pic:cNvPicPr>
                  </pic:nvPicPr>
                  <pic:blipFill>
                    <a:blip r:embed="rId4"/>
                    <a:srcRect l="2275" t="6619" r="1195" b="0"/>
                    <a:stretch>
                      <a:fillRect/>
                    </a:stretch>
                  </pic:blipFill>
                  <pic:spPr bwMode="auto">
                    <a:xfrm>
                      <a:off x="0" y="0"/>
                      <a:ext cx="2428875" cy="2013585"/>
                    </a:xfrm>
                    <a:prstGeom prst="rect">
                      <a:avLst/>
                    </a:prstGeom>
                  </pic:spPr>
                </pic:pic>
              </a:graphicData>
            </a:graphic>
          </wp:inline>
        </w:drawing>
      </w:r>
      <w:r>
        <w:rPr>
          <w:rFonts w:cs="Calibri" w:cstheme="minorHAnsi"/>
          <w:b/>
          <w:i/>
          <w:sz w:val="20"/>
          <w:szCs w:val="24"/>
        </w:rPr>
        <w:t>Fig</w:t>
      </w:r>
      <w:r>
        <w:rPr>
          <w:rFonts w:cs="Calibri" w:cstheme="minorHAnsi"/>
          <w:b/>
          <w:sz w:val="20"/>
          <w:szCs w:val="24"/>
        </w:rPr>
        <w:t>ure c</w:t>
      </w:r>
      <w:r>
        <w:rPr>
          <w:rFonts w:cs="Calibri" w:cstheme="minorHAnsi"/>
          <w:sz w:val="20"/>
          <w:szCs w:val="24"/>
        </w:rPr>
        <w:t xml:space="preserve">. Feuille de </w:t>
      </w:r>
      <w:r>
        <w:rPr>
          <w:rFonts w:cs="Calibri" w:cstheme="minorHAnsi"/>
          <w:i/>
          <w:sz w:val="20"/>
          <w:szCs w:val="24"/>
        </w:rPr>
        <w:t>D.alata</w:t>
      </w:r>
      <w:r>
        <w:rPr>
          <w:rFonts w:cs="Calibri" w:cstheme="minorHAnsi"/>
          <w:sz w:val="20"/>
          <w:szCs w:val="24"/>
        </w:rPr>
        <w:t xml:space="preserve"> touché par l’anthracnose(INRAE)</w:t>
      </w:r>
    </w:p>
    <w:p>
      <w:pPr>
        <w:pStyle w:val="Normal"/>
        <w:spacing w:lineRule="auto" w:line="360"/>
        <w:rPr>
          <w:rFonts w:ascii="Corbel" w:hAnsi="Corbel"/>
          <w:b/>
          <w:b/>
          <w:sz w:val="28"/>
        </w:rPr>
      </w:pPr>
      <w:r>
        <w:rPr>
          <w:rFonts w:ascii="Corbel" w:hAnsi="Corbel"/>
          <w:b/>
          <w:sz w:val="28"/>
        </w:rPr>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t>La nécrose des feuilles et le dépérissement des tiges entraînent une réduction de la surface photosynthétique (Abang et al.,2002).</w:t>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r>
    </w:p>
    <w:p>
      <w:pPr>
        <w:pStyle w:val="Heading3"/>
        <w:rPr>
          <w:highlight w:val="white"/>
        </w:rPr>
      </w:pPr>
      <w:r>
        <w:rPr>
          <w:shd w:fill="FFFFFF" w:val="clear"/>
        </w:rPr>
        <w:t xml:space="preserve">  </w:t>
      </w:r>
      <w:bookmarkStart w:id="10" w:name="_Toc75019182"/>
      <w:r>
        <w:rPr>
          <w:shd w:fill="FFFFFF" w:val="clear"/>
        </w:rPr>
        <w:t>Conditions météorologiques propice à l’anthracnose</w:t>
      </w:r>
      <w:bookmarkEnd w:id="10"/>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t>La pluie par le moyen des éclaboussures encourage la propagation du champignon (« splashing »), ce qui laisse la présence d’eau libre sur la feuille entrainant le début de l’infection. La température optimale au développement de</w:t>
      </w:r>
      <w:r>
        <w:rPr>
          <w:i/>
          <w:shd w:fill="FFFFFF" w:val="clear"/>
        </w:rPr>
        <w:t xml:space="preserve"> </w:t>
      </w:r>
      <w:r>
        <w:rPr>
          <w:rFonts w:cs="Calibri" w:cstheme="minorHAnsi"/>
          <w:i/>
          <w:color w:val="1C1D1E"/>
          <w:sz w:val="24"/>
          <w:szCs w:val="24"/>
          <w:shd w:fill="FFFFFF" w:val="clear"/>
        </w:rPr>
        <w:t>C.</w:t>
      </w:r>
      <w:r>
        <w:rPr>
          <w:rFonts w:cs="Calibri" w:cstheme="minorHAnsi"/>
          <w:i/>
          <w:iCs/>
          <w:color w:val="1C1D1E"/>
          <w:sz w:val="24"/>
          <w:szCs w:val="24"/>
          <w:shd w:fill="FFFFFF" w:val="clear"/>
        </w:rPr>
        <w:t xml:space="preserve"> gloeosporioides</w:t>
      </w:r>
      <w:r>
        <w:rPr>
          <w:rFonts w:cs="Calibri" w:cstheme="minorHAnsi"/>
          <w:color w:val="1C1D1E"/>
          <w:sz w:val="24"/>
          <w:szCs w:val="24"/>
          <w:shd w:fill="FFFFFF" w:val="clear"/>
        </w:rPr>
        <w:t xml:space="preserve">  est comprise entre 25 et 30°C. </w:t>
      </w:r>
      <w:r>
        <w:rPr>
          <w:rFonts w:cs="Calibri" w:cstheme="minorHAnsi"/>
          <w:color w:val="1C1D1E"/>
          <w:sz w:val="24"/>
          <w:szCs w:val="24"/>
          <w:highlight w:val="yellow"/>
          <w:shd w:fill="FFFFFF" w:val="clear"/>
        </w:rPr>
        <w:t>(Guyader et al.,2013).</w:t>
      </w:r>
    </w:p>
    <w:p>
      <w:pPr>
        <w:pStyle w:val="Heading3"/>
        <w:rPr>
          <w:i/>
          <w:i/>
          <w:iCs/>
          <w:highlight w:val="white"/>
        </w:rPr>
      </w:pPr>
      <w:r>
        <w:rPr>
          <w:shd w:fill="FFFFFF" w:val="clear"/>
        </w:rPr>
        <w:t xml:space="preserve"> </w:t>
      </w:r>
      <w:bookmarkStart w:id="11" w:name="_Toc75019183"/>
      <w:r>
        <w:rPr>
          <w:shd w:fill="FFFFFF" w:val="clear"/>
        </w:rPr>
        <w:t xml:space="preserve">Processus infectieux du champignon </w:t>
      </w:r>
      <w:r>
        <w:rPr>
          <w:i/>
          <w:shd w:fill="FFFFFF" w:val="clear"/>
        </w:rPr>
        <w:t>C.</w:t>
      </w:r>
      <w:r>
        <w:rPr>
          <w:rFonts w:cs="Arial" w:ascii="Arial" w:hAnsi="Arial"/>
          <w:i/>
          <w:iCs/>
          <w:color w:val="222222"/>
          <w:shd w:fill="FFFFFF" w:val="clear"/>
        </w:rPr>
        <w:t xml:space="preserve"> </w:t>
      </w:r>
      <w:r>
        <w:rPr>
          <w:i/>
          <w:iCs/>
          <w:shd w:fill="FFFFFF" w:val="clear"/>
        </w:rPr>
        <w:t>gloeosporioides</w:t>
      </w:r>
      <w:bookmarkEnd w:id="11"/>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t>Le processus infectieux du champignon est cyclique. Les feuilles matures  de la plante d’igname sont infectées par diffusion soit de spore asexuées soit de ascospores (asymptomatique) qui peuvent provenir de plusieurs hôte (exemple : plantes adventice).Une fois la période de latence  3 à 5 passée, la plante est infectieuse .Ses acervules (contenant les conidies secondaires) apparaissent au niveau des nécroses naissantes à la surface des feuilles. Les conidies vont être dispersées possiblement par dissémination du vent ou lors de pluie  par humectation ou bien par éclaboussure («splashing») puis l’action est répétée depuis le début (INRAE).</w:t>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r>
    </w:p>
    <w:p>
      <w:pPr>
        <w:pStyle w:val="Normal"/>
        <w:spacing w:lineRule="auto" w:line="360"/>
        <w:jc w:val="both"/>
        <w:rPr>
          <w:rFonts w:cs="Calibri" w:cstheme="minorHAnsi"/>
          <w:color w:val="1C1D1E"/>
          <w:sz w:val="24"/>
          <w:szCs w:val="24"/>
          <w:highlight w:val="white"/>
        </w:rPr>
      </w:pPr>
      <w:r>
        <w:rPr>
          <w:rFonts w:cs="Calibri" w:cstheme="minorHAnsi"/>
          <w:color w:val="1C1D1E"/>
          <w:sz w:val="24"/>
          <w:szCs w:val="24"/>
          <w:shd w:fill="FFFFFF" w:val="clear"/>
        </w:rPr>
      </w:r>
    </w:p>
    <w:p>
      <w:pPr>
        <w:pStyle w:val="Heading3"/>
        <w:rPr/>
      </w:pPr>
      <w:r>
        <w:rPr/>
        <w:t xml:space="preserve"> </w:t>
      </w:r>
      <w:bookmarkStart w:id="12" w:name="_Toc75019184"/>
      <w:r>
        <w:rPr/>
        <w:t>Méthodes de luttes contre l’anthracnose</w:t>
      </w:r>
      <w:bookmarkEnd w:id="12"/>
      <w:r>
        <w:rPr/>
        <w:t xml:space="preserve"> </w:t>
      </w:r>
    </w:p>
    <w:p>
      <w:pPr>
        <w:pStyle w:val="Normal"/>
        <w:spacing w:lineRule="auto" w:line="360"/>
        <w:jc w:val="both"/>
        <w:rPr>
          <w:rFonts w:cs="Calibri" w:cstheme="minorHAnsi"/>
          <w:sz w:val="24"/>
          <w:szCs w:val="24"/>
        </w:rPr>
      </w:pPr>
      <w:r>
        <w:rPr>
          <w:rFonts w:cs="Calibri" w:cstheme="minorHAnsi"/>
          <w:sz w:val="24"/>
          <w:szCs w:val="24"/>
        </w:rPr>
        <w:t xml:space="preserve">En Guadeloupe, deux grands moyens de luttes ont été déployées, la lutte chimique par fongicides comme le bénomyl </w:t>
      </w:r>
      <w:r>
        <w:rPr>
          <w:rFonts w:cs="Calibri" w:cstheme="minorHAnsi"/>
          <w:sz w:val="24"/>
          <w:szCs w:val="24"/>
          <w:highlight w:val="yellow"/>
        </w:rPr>
        <w:t>(Fournet et al., 1975</w:t>
      </w:r>
      <w:r>
        <w:rPr>
          <w:rFonts w:cs="Calibri" w:cstheme="minorHAnsi"/>
          <w:sz w:val="24"/>
          <w:szCs w:val="24"/>
        </w:rPr>
        <w:t xml:space="preserve">), retiré du marché car inefficace face à l’apparition de souches résistantes (INRAE) et par introduction de variétés résistantes à l’anthracnose </w:t>
      </w:r>
      <w:r>
        <w:rPr>
          <w:rFonts w:cs="Calibri" w:cstheme="minorHAnsi"/>
          <w:sz w:val="24"/>
          <w:szCs w:val="24"/>
          <w:highlight w:val="yellow"/>
        </w:rPr>
        <w:t>(Ano et al., 2002).</w:t>
      </w:r>
      <w:r>
        <w:rPr>
          <w:rFonts w:cs="Calibri" w:cstheme="minorHAnsi"/>
          <w:sz w:val="24"/>
          <w:szCs w:val="24"/>
        </w:rPr>
        <w:t xml:space="preserve"> Malgré cela ces mêmes variétés au fil du temps sont devenues à leur tour sensible à l’anthracnose et il faut constamment renouveler les variétés.</w:t>
      </w:r>
    </w:p>
    <w:p>
      <w:pPr>
        <w:pStyle w:val="Normal"/>
        <w:rPr>
          <w:rFonts w:ascii="Corbel" w:hAnsi="Corbel"/>
          <w:b/>
          <w:b/>
          <w:sz w:val="28"/>
        </w:rPr>
      </w:pPr>
      <w:r>
        <w:rPr>
          <w:rFonts w:ascii="Corbel" w:hAnsi="Corbel"/>
          <w:b/>
          <w:sz w:val="28"/>
        </w:rPr>
      </w:r>
    </w:p>
    <w:p>
      <w:pPr>
        <w:pStyle w:val="Heading2"/>
        <w:ind w:left="1068" w:hanging="360"/>
        <w:rPr/>
      </w:pPr>
      <w:bookmarkStart w:id="13" w:name="_Toc75019185"/>
      <w:r>
        <w:rPr/>
        <w:t>Techniques de biologie moléculaire</w:t>
      </w:r>
      <w:bookmarkEnd w:id="13"/>
    </w:p>
    <w:p>
      <w:pPr>
        <w:pStyle w:val="Normal"/>
        <w:rPr/>
      </w:pPr>
      <w:r>
        <w:rPr/>
      </w:r>
    </w:p>
    <w:p>
      <w:pPr>
        <w:pStyle w:val="Normal"/>
        <w:spacing w:lineRule="auto" w:line="360"/>
        <w:jc w:val="both"/>
        <w:rPr>
          <w:rFonts w:cs="Calibri" w:cstheme="minorHAnsi"/>
          <w:sz w:val="24"/>
          <w:szCs w:val="24"/>
        </w:rPr>
      </w:pPr>
      <w:r>
        <w:rPr>
          <w:rFonts w:cs="Calibri" w:cstheme="minorHAnsi"/>
          <w:sz w:val="24"/>
          <w:szCs w:val="24"/>
        </w:rPr>
        <w:t xml:space="preserve">Deux  techniques d’amplification différentes sont utilisées pour développer le test de détection de </w:t>
      </w:r>
      <w:r>
        <w:rPr>
          <w:rFonts w:cs="Calibri" w:cstheme="minorHAnsi"/>
          <w:i/>
          <w:sz w:val="24"/>
          <w:szCs w:val="24"/>
        </w:rPr>
        <w:t xml:space="preserve">Colletotrichum </w:t>
      </w:r>
      <w:r>
        <w:rPr>
          <w:rFonts w:cs="Calibri" w:cstheme="minorHAnsi"/>
          <w:i/>
          <w:iCs/>
          <w:sz w:val="24"/>
          <w:szCs w:val="24"/>
        </w:rPr>
        <w:t>gloeosporioides.</w:t>
      </w:r>
    </w:p>
    <w:p>
      <w:pPr>
        <w:pStyle w:val="Heading3"/>
        <w:numPr>
          <w:ilvl w:val="0"/>
          <w:numId w:val="16"/>
        </w:numPr>
        <w:rPr/>
      </w:pPr>
      <w:bookmarkStart w:id="14" w:name="_Toc75019186"/>
      <w:r>
        <w:rPr/>
        <w:t>La PCR</w:t>
      </w:r>
      <w:bookmarkEnd w:id="14"/>
    </w:p>
    <w:p>
      <w:pPr>
        <w:pStyle w:val="Normal"/>
        <w:spacing w:lineRule="auto" w:line="360"/>
        <w:jc w:val="both"/>
        <w:rPr>
          <w:rFonts w:cs="Calibri" w:cstheme="minorHAnsi"/>
          <w:sz w:val="24"/>
          <w:szCs w:val="24"/>
        </w:rPr>
      </w:pPr>
      <w:r>
        <w:rPr>
          <w:rFonts w:cs="Calibri" w:cstheme="minorHAnsi"/>
          <w:sz w:val="24"/>
          <w:szCs w:val="28"/>
        </w:rPr>
        <w:t xml:space="preserve">La PCR ou réaction en chaîne par polymérase, </w:t>
      </w:r>
      <w:r>
        <w:rPr>
          <w:sz w:val="24"/>
          <w:szCs w:val="24"/>
        </w:rPr>
        <w:t xml:space="preserve">est une technique utilisant une ADN polymérase </w:t>
      </w:r>
      <w:r>
        <w:rPr/>
        <w:t xml:space="preserve"> </w:t>
      </w:r>
      <w:r>
        <w:rPr>
          <w:sz w:val="24"/>
        </w:rPr>
        <w:t xml:space="preserve">thermostable (la Taq polymérase) </w:t>
      </w:r>
      <w:r>
        <w:rPr>
          <w:sz w:val="24"/>
          <w:szCs w:val="24"/>
        </w:rPr>
        <w:t xml:space="preserve">afin d’amplifier </w:t>
      </w:r>
      <w:r>
        <w:rPr>
          <w:i/>
          <w:sz w:val="24"/>
          <w:szCs w:val="24"/>
        </w:rPr>
        <w:t>in vitro</w:t>
      </w:r>
      <w:r>
        <w:rPr>
          <w:sz w:val="24"/>
          <w:szCs w:val="24"/>
        </w:rPr>
        <w:t xml:space="preserve"> des séquences d’ADN par répétition de réactions d’élongation médiées par des amorces nucléotidiques. L’amplification repose sur une succession cyclique de trois étapes : la dénaturation des deux brins d’ADN, l’hybridation des amorces et la réaction d’élongation.</w:t>
      </w:r>
      <w:r>
        <w:rPr>
          <w:sz w:val="28"/>
          <w:szCs w:val="24"/>
        </w:rPr>
        <w:t xml:space="preserve"> </w:t>
      </w:r>
      <w:r>
        <w:rPr>
          <w:sz w:val="24"/>
        </w:rPr>
        <w:t>Pour n cycles, 2</w:t>
      </w:r>
      <w:r>
        <w:rPr>
          <w:sz w:val="24"/>
          <w:vertAlign w:val="superscript"/>
        </w:rPr>
        <w:t>n</w:t>
      </w:r>
      <w:r>
        <w:rPr>
          <w:sz w:val="24"/>
        </w:rPr>
        <w:t xml:space="preserve">  molécules sont ainsi obtenues le nombre de copies du fragment d’ADN est doublé à chaque cycle, ce qui correspond à une augmentation exponentielle du nombre de molécules </w:t>
      </w:r>
      <w:r>
        <w:rPr>
          <w:sz w:val="24"/>
          <w:highlight w:val="yellow"/>
        </w:rPr>
        <w:t>(édition Quae,2018).</w:t>
      </w:r>
    </w:p>
    <w:p>
      <w:pPr>
        <w:pStyle w:val="Normal"/>
        <w:jc w:val="both"/>
        <w:rPr>
          <w:rFonts w:cs="Calibri" w:cstheme="minorHAnsi"/>
          <w:b/>
          <w:b/>
          <w:sz w:val="28"/>
          <w:szCs w:val="28"/>
          <w:u w:val="single"/>
        </w:rPr>
      </w:pPr>
      <w:r>
        <w:rPr>
          <w:rFonts w:cs="Calibri" w:cstheme="minorHAnsi"/>
          <w:b/>
          <w:sz w:val="28"/>
          <w:szCs w:val="28"/>
          <w:u w:val="single"/>
        </w:rPr>
      </w:r>
    </w:p>
    <w:p>
      <w:pPr>
        <w:pStyle w:val="Heading3"/>
        <w:rPr/>
      </w:pPr>
      <w:bookmarkStart w:id="15" w:name="_Toc75019187"/>
      <w:r>
        <w:rPr/>
        <w:t>La LAMP</w:t>
      </w:r>
      <w:bookmarkEnd w:id="15"/>
    </w:p>
    <w:p>
      <w:pPr>
        <w:pStyle w:val="Normal"/>
        <w:spacing w:lineRule="auto" w:line="360"/>
        <w:jc w:val="both"/>
        <w:rPr>
          <w:rFonts w:cs="Calibri" w:cstheme="minorHAnsi"/>
          <w:sz w:val="24"/>
          <w:szCs w:val="28"/>
        </w:rPr>
      </w:pPr>
      <w:r>
        <w:rPr>
          <w:rFonts w:cs="Calibri" w:cstheme="minorHAnsi"/>
          <w:sz w:val="24"/>
          <w:szCs w:val="28"/>
        </w:rPr>
        <w:t xml:space="preserve">L’amplification isothermale par boucle (LAMP) est une technique d’amplification qui fait appel à un minimum de quatre amorces et jusqu'à six amorces - deux amorces externes (F3 et B3), deux amorces internes (FIP et BIP) et des amorces optionnelles de boucle (LF et LB) - ciblant six à huit régions de la séquence spécifique cible </w:t>
      </w:r>
      <w:r>
        <w:rPr>
          <w:rFonts w:cs="Calibri" w:cstheme="minorHAnsi"/>
          <w:sz w:val="24"/>
          <w:szCs w:val="28"/>
          <w:highlight w:val="yellow"/>
        </w:rPr>
        <w:t>(Srividya et al.2019</w:t>
      </w:r>
      <w:r>
        <w:rPr>
          <w:rFonts w:cs="Calibri" w:cstheme="minorHAnsi"/>
          <w:sz w:val="24"/>
          <w:szCs w:val="28"/>
        </w:rPr>
        <w:t>). Les amorces de boucle bien qu’elles soient</w:t>
      </w:r>
      <w:r>
        <w:rPr/>
        <w:t xml:space="preserve"> </w:t>
      </w:r>
      <w:r>
        <w:rPr>
          <w:rFonts w:cs="Calibri" w:cstheme="minorHAnsi"/>
          <w:sz w:val="24"/>
          <w:szCs w:val="28"/>
        </w:rPr>
        <w:t xml:space="preserve">facultatives, peuvent accélérer le processus d'amplification </w:t>
      </w:r>
      <w:r>
        <w:rPr>
          <w:rFonts w:cs="Calibri" w:cstheme="minorHAnsi"/>
          <w:sz w:val="24"/>
          <w:szCs w:val="28"/>
          <w:highlight w:val="yellow"/>
        </w:rPr>
        <w:t xml:space="preserve"> (Nagamine et al.,2002</w:t>
      </w:r>
      <w:r>
        <w:rPr>
          <w:rFonts w:cs="Calibri" w:cstheme="minorHAnsi"/>
          <w:sz w:val="24"/>
          <w:szCs w:val="28"/>
        </w:rPr>
        <w:t>). Cette technique permet de  générer jusqu’à 10</w:t>
      </w:r>
      <w:r>
        <w:rPr>
          <w:rFonts w:cs="Calibri" w:cstheme="minorHAnsi"/>
          <w:sz w:val="24"/>
          <w:szCs w:val="28"/>
          <w:vertAlign w:val="superscript"/>
        </w:rPr>
        <w:t>9</w:t>
      </w:r>
      <w:r>
        <w:rPr>
          <w:rFonts w:cs="Calibri" w:cstheme="minorHAnsi"/>
          <w:sz w:val="24"/>
          <w:szCs w:val="28"/>
        </w:rPr>
        <w:t xml:space="preserve"> copies de l’ADN cible en moins d’une heure </w:t>
      </w:r>
      <w:r>
        <w:rPr>
          <w:rFonts w:cs="Calibri" w:cstheme="minorHAnsi"/>
          <w:sz w:val="24"/>
          <w:szCs w:val="28"/>
          <w:highlight w:val="yellow"/>
        </w:rPr>
        <w:t>(Notomi et al.,2000)</w:t>
      </w:r>
      <w:r>
        <w:rPr>
          <w:rFonts w:cs="Calibri" w:cstheme="minorHAnsi"/>
          <w:sz w:val="24"/>
          <w:szCs w:val="28"/>
        </w:rPr>
        <w:t>.Ce qui distingue la LAMP des autres techniques d'amplification des acides nucléiques c’est l'utilisation d’une polymérase à déplacement de brin, qui est une enzyme dépourvue d'activité 5′-3′ exonucléase et qui peut amplifier les acides nucléiques avec une activité d'auto-cyclage à une température constante de 60-75°C. La</w:t>
      </w:r>
      <w:r>
        <w:rPr/>
        <w:t xml:space="preserve"> </w:t>
      </w:r>
      <w:r>
        <w:rPr>
          <w:rFonts w:cs="Calibri" w:cstheme="minorHAnsi"/>
          <w:sz w:val="24"/>
          <w:szCs w:val="28"/>
        </w:rPr>
        <w:t xml:space="preserve">LAMP est donc une technique de détection simple (température constante), rapide, à haute sensibilité, qui peut être utilisée efficacement pour la détection d'un large éventail de micro-organismes, tels que les bactéries, les virus, les champignons, pouvant être agents pathogènes dans les maladies infectieuses (Srividya et al.2019). </w:t>
      </w:r>
    </w:p>
    <w:p>
      <w:pPr>
        <w:pStyle w:val="Normal"/>
        <w:spacing w:lineRule="auto" w:line="360"/>
        <w:jc w:val="both"/>
        <w:rPr>
          <w:rFonts w:cs="Calibri" w:cstheme="minorHAnsi"/>
          <w:sz w:val="24"/>
          <w:szCs w:val="28"/>
        </w:rPr>
      </w:pPr>
      <w:r>
        <w:rPr>
          <w:rFonts w:cs="Calibri" w:cstheme="minorHAnsi"/>
          <w:sz w:val="24"/>
          <w:szCs w:val="28"/>
        </w:rPr>
        <w:t xml:space="preserve">Dans ce travail, nous étudierons la diversité par analyse des espèces de </w:t>
      </w:r>
      <w:r>
        <w:rPr>
          <w:rFonts w:cs="Calibri" w:cstheme="minorHAnsi"/>
          <w:i/>
          <w:sz w:val="24"/>
          <w:szCs w:val="28"/>
        </w:rPr>
        <w:t xml:space="preserve">Colletotrichum </w:t>
      </w:r>
      <w:r>
        <w:rPr>
          <w:rFonts w:cs="Calibri" w:cstheme="minorHAnsi"/>
          <w:sz w:val="24"/>
          <w:szCs w:val="28"/>
        </w:rPr>
        <w:t>présentes en Guadeloupe dans le but d’élaborer, un outil de détection par le biais d’une technique d’amplification de l’ADN.</w:t>
      </w:r>
      <w:ins w:id="2" w:author="Sébastien Guyader" w:date="2021-06-21T00:02:04Z">
        <w:r>
          <w:rPr>
            <w:rFonts w:cs="Calibri" w:cstheme="minorHAnsi"/>
            <w:sz w:val="24"/>
            <w:szCs w:val="28"/>
          </w:rPr>
          <w:commentReference w:id="0"/>
        </w:r>
      </w:ins>
    </w:p>
    <w:p>
      <w:pPr>
        <w:pStyle w:val="Normal"/>
        <w:rPr>
          <w:rFonts w:ascii="Corbel" w:hAnsi="Corbel"/>
          <w:b/>
          <w:b/>
          <w:sz w:val="28"/>
        </w:rPr>
      </w:pPr>
      <w:r>
        <w:rPr>
          <w:rFonts w:ascii="Corbel" w:hAnsi="Corbel"/>
          <w:b/>
          <w:sz w:val="28"/>
        </w:rPr>
      </w:r>
    </w:p>
    <w:p>
      <w:pPr>
        <w:pStyle w:val="Heading1"/>
        <w:rPr/>
      </w:pPr>
      <w:bookmarkStart w:id="16" w:name="_Toc75019188"/>
      <w:r>
        <w:rPr/>
        <w:t>MATERIEL ET METHODES</w:t>
      </w:r>
      <w:bookmarkEnd w:id="16"/>
    </w:p>
    <w:p>
      <w:pPr>
        <w:pStyle w:val="Heading5"/>
        <w:rPr/>
      </w:pPr>
      <w:bookmarkStart w:id="17" w:name="_Toc75019189"/>
      <w:r>
        <w:rPr/>
        <w:t>Echantillonnage des isolats fongiques</w:t>
      </w:r>
      <w:bookmarkEnd w:id="17"/>
    </w:p>
    <w:p>
      <w:pPr>
        <w:pStyle w:val="Normal"/>
        <w:spacing w:lineRule="auto" w:line="360"/>
        <w:jc w:val="both"/>
        <w:rPr>
          <w:rFonts w:ascii="Calibri" w:hAnsi="Calibri" w:cs="Calibri"/>
          <w:sz w:val="24"/>
        </w:rPr>
      </w:pPr>
      <w:r>
        <w:rPr>
          <w:rFonts w:cs="Calibri"/>
          <w:sz w:val="24"/>
        </w:rPr>
        <w:t xml:space="preserve">Lors de cette étude, des souches de </w:t>
      </w:r>
      <w:r>
        <w:rPr>
          <w:rFonts w:cs="Calibri"/>
          <w:i/>
          <w:sz w:val="24"/>
        </w:rPr>
        <w:t>Colletotrichum gloeosporioides</w:t>
      </w:r>
      <w:r>
        <w:rPr>
          <w:rFonts w:cs="Calibri"/>
          <w:sz w:val="24"/>
        </w:rPr>
        <w:t xml:space="preserve"> de trois sources différentes, ont été utilisées, toutes provenant d’igname. 12 souches issues de plusieurs variétés appartiennent à la collection « historique » de l’INRAE (souches isolées entre les années 1990 et 2010 ; Tableau 1). 188 souches datant de 2015 proviennent de l’expérimentation du projet de Durayam, prélevées sur quatre variétés : Pyramide, BP 142, BP 154, PB 145. Les autres souches, prélevées chez des agriculteurs lors du projet Gapyam, n’ont pas pu être utilisées pour la suite.</w:t>
      </w:r>
    </w:p>
    <w:tbl>
      <w:tblPr>
        <w:tblStyle w:val="Grilledutableau"/>
        <w:tblW w:w="91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5"/>
        <w:gridCol w:w="1525"/>
        <w:gridCol w:w="1525"/>
        <w:gridCol w:w="1524"/>
        <w:gridCol w:w="1527"/>
        <w:gridCol w:w="1525"/>
      </w:tblGrid>
      <w:tr>
        <w:trPr>
          <w:trHeight w:val="260" w:hRule="atLeast"/>
        </w:trPr>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Référence</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Identification</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Commune</w:t>
            </w:r>
          </w:p>
        </w:tc>
        <w:tc>
          <w:tcPr>
            <w:tcW w:w="1524"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Section</w:t>
            </w:r>
          </w:p>
        </w:tc>
        <w:tc>
          <w:tcPr>
            <w:tcW w:w="1527"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Hôte</w:t>
            </w:r>
          </w:p>
        </w:tc>
        <w:tc>
          <w:tcPr>
            <w:tcW w:w="1525" w:type="dxa"/>
            <w:tcBorders/>
          </w:tcPr>
          <w:p>
            <w:pPr>
              <w:pStyle w:val="Normal"/>
              <w:widowControl/>
              <w:spacing w:lineRule="auto" w:line="240" w:before="0" w:after="0"/>
              <w:jc w:val="left"/>
              <w:rPr>
                <w:rFonts w:ascii="Calibri" w:hAnsi="Calibri" w:cs="Calibri"/>
              </w:rPr>
            </w:pPr>
            <w:r>
              <w:rPr>
                <w:rFonts w:eastAsia="Calibri" w:cs="Calibri"/>
                <w:kern w:val="0"/>
                <w:sz w:val="22"/>
                <w:szCs w:val="22"/>
                <w:lang w:val="fr-FR" w:eastAsia="en-US" w:bidi="ar-SA"/>
              </w:rPr>
              <w:t>Variété</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13</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Petit-Bourg</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Prise d’eau</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b/>
                <w:b/>
              </w:rPr>
            </w:pPr>
            <w:r>
              <w:rPr>
                <w:rFonts w:eastAsia="Calibri" w:cs=""/>
                <w:b/>
                <w:kern w:val="0"/>
                <w:sz w:val="22"/>
                <w:szCs w:val="22"/>
                <w:lang w:val="fr-FR" w:eastAsia="en-US" w:bidi="ar-SA"/>
              </w:rPr>
              <w:t>Ste Cath/Pyr</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35</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C.gl/G.cing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Morne à l‘Eau</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Saint-cyr</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51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Saint Esprit</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Pyramide</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101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Moule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L’Ecluse</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White lisbon</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118</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Moule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L’Ecluse</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154</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Baie-Mahault</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Birmingham</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Plimbite</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208</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A.C</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Goyave</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Barthélémy</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Pacala</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221</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C.gl</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Morne à l’eau</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Blanchet</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Plimbite</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224</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Lamentin</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Brefort</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D.alata</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Tahiti</w:t>
            </w:r>
          </w:p>
        </w:tc>
      </w:tr>
      <w:tr>
        <w:trPr>
          <w:trHeight w:val="260"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245</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Trois Rivières</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Gazon</w:t>
            </w:r>
          </w:p>
        </w:tc>
      </w:tr>
      <w:tr>
        <w:trPr>
          <w:trHeight w:val="247" w:hRule="atLeast"/>
        </w:trPr>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250</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C.g</w:t>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Petit-Bourg</w:t>
            </w:r>
          </w:p>
        </w:tc>
        <w:tc>
          <w:tcPr>
            <w:tcW w:w="1524"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Duclos</w:t>
            </w:r>
          </w:p>
        </w:tc>
        <w:tc>
          <w:tcPr>
            <w:tcW w:w="1527"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center"/>
              <w:rPr>
                <w:rFonts w:ascii="Calibri" w:hAnsi="Calibri" w:cs="Calibri"/>
                <w:b/>
                <w:b/>
              </w:rPr>
            </w:pPr>
            <w:r>
              <w:rPr>
                <w:rFonts w:eastAsia="Calibri" w:cs="Calibri"/>
                <w:b/>
                <w:kern w:val="0"/>
                <w:sz w:val="22"/>
                <w:szCs w:val="22"/>
                <w:lang w:val="fr-FR" w:eastAsia="en-US" w:bidi="ar-SA"/>
              </w:rPr>
              <w:t>Sol</w:t>
            </w:r>
          </w:p>
        </w:tc>
      </w:tr>
      <w:tr>
        <w:trPr>
          <w:trHeight w:val="260" w:hRule="atLeast"/>
        </w:trPr>
        <w:tc>
          <w:tcPr>
            <w:tcW w:w="1525" w:type="dxa"/>
            <w:tcBorders/>
          </w:tcPr>
          <w:p>
            <w:pPr>
              <w:pStyle w:val="Normal"/>
              <w:widowControl/>
              <w:spacing w:lineRule="auto" w:line="240" w:before="0" w:after="0"/>
              <w:jc w:val="center"/>
              <w:rPr>
                <w:rFonts w:ascii="Calibri" w:hAnsi="Calibri" w:cs="Calibri"/>
                <w:b/>
                <w:b/>
                <w:highlight w:val="yellow"/>
              </w:rPr>
            </w:pPr>
            <w:r>
              <w:rPr>
                <w:rFonts w:eastAsia="Calibri" w:cs="Calibri"/>
                <w:b/>
                <w:kern w:val="0"/>
                <w:sz w:val="22"/>
                <w:szCs w:val="22"/>
                <w:lang w:val="fr-FR" w:eastAsia="en-US" w:bidi="ar-SA"/>
              </w:rPr>
              <w:t>296</w:t>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4"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7"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c>
          <w:tcPr>
            <w:tcW w:w="1525" w:type="dxa"/>
            <w:tcBorders/>
          </w:tcPr>
          <w:p>
            <w:pPr>
              <w:pStyle w:val="Normal"/>
              <w:widowControl/>
              <w:spacing w:lineRule="auto" w:line="240" w:before="0" w:after="0"/>
              <w:jc w:val="left"/>
              <w:rPr>
                <w:rFonts w:ascii="Calibri" w:hAnsi="Calibri" w:cs="Calibri"/>
                <w:b/>
                <w:b/>
              </w:rPr>
            </w:pPr>
            <w:r>
              <w:rPr>
                <w:rFonts w:eastAsia="Calibri" w:cs="Calibri"/>
                <w:b/>
                <w:kern w:val="0"/>
                <w:sz w:val="22"/>
                <w:szCs w:val="22"/>
                <w:lang w:val="fr-FR" w:eastAsia="en-US" w:bidi="ar-SA"/>
              </w:rPr>
            </w:r>
          </w:p>
        </w:tc>
      </w:tr>
    </w:tbl>
    <w:p>
      <w:pPr>
        <w:pStyle w:val="Normal"/>
        <w:rPr>
          <w:i/>
          <w:i/>
          <w:sz w:val="24"/>
        </w:rPr>
      </w:pPr>
      <w:r>
        <w:rPr>
          <w:sz w:val="24"/>
        </w:rPr>
        <w:t xml:space="preserve">Tableau 1. Répertoire des souches historiques du complexe d’espèces Colletotrichum </w:t>
      </w:r>
      <w:r>
        <w:rPr>
          <w:i/>
          <w:sz w:val="24"/>
        </w:rPr>
        <w:t xml:space="preserve">gloeosporioides </w:t>
      </w:r>
      <w:r>
        <w:rPr>
          <w:sz w:val="24"/>
        </w:rPr>
        <w:t xml:space="preserve">collectées sur l’igname </w:t>
      </w:r>
      <w:r>
        <w:rPr>
          <w:i/>
          <w:sz w:val="24"/>
        </w:rPr>
        <w:t>D.alata (source : Base de données INRAE).</w:t>
      </w:r>
    </w:p>
    <w:p>
      <w:pPr>
        <w:pStyle w:val="Normal"/>
        <w:rPr>
          <w:rFonts w:ascii="Calibri" w:hAnsi="Calibri" w:cs="Calibri"/>
          <w:i/>
          <w:i/>
          <w:sz w:val="24"/>
        </w:rPr>
      </w:pPr>
      <w:r>
        <w:rPr>
          <w:rFonts w:cs="Calibri"/>
          <w:i/>
          <w:sz w:val="24"/>
        </w:rPr>
      </w:r>
    </w:p>
    <w:p>
      <w:pPr>
        <w:pStyle w:val="Normal"/>
        <w:jc w:val="both"/>
        <w:rPr>
          <w:rFonts w:ascii="Calibri" w:hAnsi="Calibri" w:cs="Calibri"/>
          <w:sz w:val="28"/>
          <w:u w:val="single"/>
        </w:rPr>
      </w:pPr>
      <w:r>
        <w:rPr>
          <w:rFonts w:cs="Calibri"/>
          <w:sz w:val="28"/>
          <w:u w:val="single"/>
        </w:rPr>
      </w:r>
    </w:p>
    <w:p>
      <w:pPr>
        <w:pStyle w:val="Heading5"/>
        <w:rPr/>
      </w:pPr>
      <w:bookmarkStart w:id="18" w:name="_Toc75019190"/>
      <w:r>
        <w:rPr/>
        <w:t>Mise en culture des isolats de la collection INRAE</w:t>
      </w:r>
      <w:bookmarkEnd w:id="18"/>
    </w:p>
    <w:p>
      <w:pPr>
        <w:pStyle w:val="Normal"/>
        <w:spacing w:lineRule="auto" w:line="360"/>
        <w:jc w:val="both"/>
        <w:rPr>
          <w:sz w:val="24"/>
        </w:rPr>
      </w:pPr>
      <w:r>
        <w:rPr>
          <w:sz w:val="24"/>
        </w:rPr>
        <w:t>Afin de disposer de matériel génétique fiable, le repiquage, procédé réalisé sous hotte par lequel un morceau de gélose contenant le champignon est transféré dans une boîte de Pétri contenant un milieu gélosé PDA pour la mise en culture, est réalisé toutes les deux semaines. La mise en culture se fait en milieu contrôlé en reproduisant les conditions optimales à la pousse (Température de 25°C, éclairage 12h par jour, hygrométrie saturante).</w:t>
      </w:r>
    </w:p>
    <w:p>
      <w:pPr>
        <w:pStyle w:val="Normal"/>
        <w:spacing w:lineRule="auto" w:line="360"/>
        <w:jc w:val="both"/>
        <w:rPr>
          <w:sz w:val="24"/>
        </w:rPr>
      </w:pPr>
      <w:r>
        <w:rPr>
          <w:sz w:val="24"/>
        </w:rPr>
        <w:t>Une fois que le mycélium occupe presque toute la boîte de milieu PDA et qu’il n’y a pas de présence de contamination, soit la croissance est ralentie par le biais d’une réfrigération pour une utilisation ultérieure, soit l’ADN génomique est extrait dans la foulée.</w:t>
      </w:r>
    </w:p>
    <w:p>
      <w:pPr>
        <w:pStyle w:val="Heading5"/>
        <w:rPr/>
      </w:pPr>
      <w:bookmarkStart w:id="19" w:name="_Toc75019191"/>
      <w:r>
        <w:rPr/>
        <w:t>Extraction de l’ADN fongique</w:t>
      </w:r>
      <w:bookmarkEnd w:id="19"/>
    </w:p>
    <w:p>
      <w:pPr>
        <w:pStyle w:val="Normal"/>
        <w:spacing w:lineRule="auto" w:line="360"/>
        <w:jc w:val="both"/>
        <w:rPr>
          <w:sz w:val="24"/>
        </w:rPr>
      </w:pPr>
      <w:r>
        <w:rPr>
          <w:sz w:val="24"/>
        </w:rPr>
        <w:t>C’est avec un kit «  Fast prep MP Bio » que l’ADN est extrait. Il suffit de gratter délicatement la surface de la boîte, afin de récupérer le maximum de matériel et de le transférer dans des tubes contenant une matrice de lyse facilitant la libération de l’ADN génomique. Après l’application du protocole expérimental, la qualité de l’ADN extrait est vérifiée par électrophorèse sur gel d’agarose à 0.8 %, puis à l’aide d’un appareil Nanodrop.</w:t>
      </w:r>
    </w:p>
    <w:p>
      <w:pPr>
        <w:pStyle w:val="Heading5"/>
        <w:rPr/>
      </w:pPr>
      <w:bookmarkStart w:id="20" w:name="_Toc75019192"/>
      <w:r>
        <w:rPr/>
        <w:t>Concentration et contrôle par Nanodrop 8000</w:t>
      </w:r>
      <w:bookmarkEnd w:id="20"/>
    </w:p>
    <w:p>
      <w:pPr>
        <w:pStyle w:val="Normal"/>
        <w:spacing w:lineRule="auto" w:line="360"/>
        <w:jc w:val="both"/>
        <w:rPr>
          <w:sz w:val="24"/>
          <w:szCs w:val="24"/>
        </w:rPr>
      </w:pPr>
      <w:r>
        <w:rPr>
          <w:sz w:val="24"/>
          <w:szCs w:val="24"/>
        </w:rPr>
        <w:t>Le Nanodrop 8000 est un instrument de spectrophotométrie qui permet de quantifier et d'évaluer rapidement et facilement la pureté d'échantillons tels que les protéines et les acides nucléiques sans avoir à faire de dilution (</w:t>
      </w:r>
      <w:r>
        <w:rPr>
          <w:i/>
          <w:sz w:val="24"/>
          <w:szCs w:val="24"/>
        </w:rPr>
        <w:t>ThermoFisher scientific</w:t>
      </w:r>
      <w:r>
        <w:rPr>
          <w:sz w:val="24"/>
          <w:szCs w:val="24"/>
        </w:rPr>
        <w:t>).</w:t>
      </w:r>
    </w:p>
    <w:p>
      <w:pPr>
        <w:pStyle w:val="Normal"/>
        <w:spacing w:lineRule="auto" w:line="360"/>
        <w:jc w:val="both"/>
        <w:rPr>
          <w:sz w:val="24"/>
          <w:szCs w:val="24"/>
        </w:rPr>
      </w:pPr>
      <w:r>
        <w:rPr>
          <w:sz w:val="24"/>
          <w:szCs w:val="24"/>
        </w:rPr>
        <w:t>Les données du Nanodrop ont permis de connaître la concentration des échantillons purs d’ADN (en ng/µL) pour procéder aux dilutions.</w:t>
      </w:r>
    </w:p>
    <w:p>
      <w:pPr>
        <w:pStyle w:val="Heading5"/>
        <w:rPr/>
      </w:pPr>
      <w:bookmarkStart w:id="21" w:name="_Toc75019193"/>
      <w:r>
        <w:rPr/>
        <w:t>Dilution en cascade</w:t>
      </w:r>
      <w:bookmarkEnd w:id="21"/>
    </w:p>
    <w:p>
      <w:pPr>
        <w:pStyle w:val="Normal"/>
        <w:spacing w:lineRule="auto" w:line="360"/>
        <w:jc w:val="both"/>
        <w:rPr>
          <w:sz w:val="24"/>
          <w:szCs w:val="24"/>
        </w:rPr>
      </w:pPr>
      <w:r>
        <w:rPr>
          <w:sz w:val="24"/>
          <w:szCs w:val="24"/>
        </w:rPr>
        <w:t>En fonction de leurs concentrations initiales les ADN ont été standardisés à 100 ng/µL puis dilués en au 1/10</w:t>
      </w:r>
      <w:r>
        <w:rPr>
          <w:sz w:val="24"/>
          <w:szCs w:val="24"/>
          <w:vertAlign w:val="superscript"/>
        </w:rPr>
        <w:t>ème</w:t>
      </w:r>
      <w:r>
        <w:rPr>
          <w:sz w:val="24"/>
          <w:szCs w:val="24"/>
        </w:rPr>
        <w:t xml:space="preserve">  et 1/100</w:t>
      </w:r>
      <w:r>
        <w:rPr>
          <w:sz w:val="24"/>
          <w:szCs w:val="24"/>
          <w:vertAlign w:val="superscript"/>
        </w:rPr>
        <w:t>ème</w:t>
      </w:r>
      <w:r>
        <w:rPr>
          <w:sz w:val="24"/>
          <w:szCs w:val="24"/>
        </w:rPr>
        <w:t xml:space="preserve"> car une trop forte concentration risquerait de fausser la PCR et de surcroît la visibilité à l’électrophorèse sur gel.</w:t>
      </w:r>
    </w:p>
    <w:p>
      <w:pPr>
        <w:pStyle w:val="Normal"/>
        <w:spacing w:lineRule="auto" w:line="360"/>
        <w:rPr>
          <w:sz w:val="24"/>
          <w:szCs w:val="24"/>
        </w:rPr>
      </w:pPr>
      <w:r>
        <w:rPr>
          <w:sz w:val="24"/>
          <w:szCs w:val="24"/>
        </w:rPr>
      </w:r>
    </w:p>
    <w:p>
      <w:pPr>
        <w:pStyle w:val="Heading5"/>
        <w:rPr/>
      </w:pPr>
      <w:bookmarkStart w:id="22" w:name="_Toc75019194"/>
      <w:r>
        <w:rPr/>
        <w:t>Réaction en chaîne par polymérase</w:t>
      </w:r>
      <w:bookmarkEnd w:id="22"/>
    </w:p>
    <w:p>
      <w:pPr>
        <w:pStyle w:val="Normal"/>
        <w:spacing w:lineRule="auto" w:line="360"/>
        <w:jc w:val="both"/>
        <w:rPr>
          <w:sz w:val="24"/>
          <w:szCs w:val="24"/>
        </w:rPr>
      </w:pPr>
      <w:r>
        <w:rPr>
          <w:sz w:val="24"/>
          <w:szCs w:val="24"/>
        </w:rPr>
        <w:t>La réaction en chaîne par polymérase a été réalisée sur les 12 souches de la collection INRAE.</w:t>
      </w:r>
    </w:p>
    <w:p>
      <w:pPr>
        <w:pStyle w:val="Normal"/>
        <w:spacing w:lineRule="auto" w:line="360"/>
        <w:jc w:val="both"/>
        <w:rPr>
          <w:sz w:val="24"/>
          <w:szCs w:val="24"/>
        </w:rPr>
      </w:pPr>
      <w:r>
        <w:rPr>
          <w:sz w:val="24"/>
          <w:szCs w:val="24"/>
        </w:rPr>
        <w:t xml:space="preserve">Les études sur la région ITS généralement utilisée pour la phylogénie des champignons, ne permettent pas de déterminer avec fiabilité l’appartenance à l’espèce dans le cas du complexe </w:t>
      </w:r>
      <w:r>
        <w:rPr>
          <w:i/>
          <w:iCs/>
          <w:sz w:val="24"/>
          <w:szCs w:val="24"/>
        </w:rPr>
        <w:t>C. gloeosporioides,</w:t>
      </w:r>
      <w:r>
        <w:rPr>
          <w:sz w:val="24"/>
          <w:szCs w:val="24"/>
        </w:rPr>
        <w:t xml:space="preserve"> tel que l’agent responsable de l’anthracnose (</w:t>
      </w:r>
      <w:r>
        <w:rPr>
          <w:sz w:val="24"/>
          <w:szCs w:val="24"/>
          <w:highlight w:val="yellow"/>
        </w:rPr>
        <w:t>Rojas et al., 2010</w:t>
      </w:r>
      <w:r>
        <w:rPr>
          <w:sz w:val="24"/>
          <w:szCs w:val="24"/>
        </w:rPr>
        <w:t>).</w:t>
      </w:r>
      <w:r>
        <w:rPr>
          <w:rFonts w:cs="Arial" w:ascii="Arial" w:hAnsi="Arial"/>
          <w:color w:val="333333"/>
          <w:sz w:val="24"/>
          <w:szCs w:val="24"/>
        </w:rPr>
        <w:t xml:space="preserve"> </w:t>
      </w:r>
      <w:r>
        <w:rPr>
          <w:sz w:val="24"/>
          <w:szCs w:val="24"/>
        </w:rPr>
        <w:t>Les amorces pour le locus </w:t>
      </w:r>
      <w:r>
        <w:rPr>
          <w:iCs/>
          <w:sz w:val="24"/>
          <w:szCs w:val="24"/>
        </w:rPr>
        <w:t>Apn2/MAT</w:t>
      </w:r>
      <w:r>
        <w:rPr>
          <w:i/>
          <w:iCs/>
          <w:sz w:val="24"/>
          <w:szCs w:val="24"/>
        </w:rPr>
        <w:t xml:space="preserve"> </w:t>
      </w:r>
      <w:r>
        <w:rPr>
          <w:iCs/>
          <w:sz w:val="24"/>
          <w:szCs w:val="24"/>
        </w:rPr>
        <w:t>ont en revanche permis</w:t>
      </w:r>
      <w:r>
        <w:rPr>
          <w:sz w:val="24"/>
          <w:szCs w:val="24"/>
        </w:rPr>
        <w:t xml:space="preserve"> d'améliorer la résolution phylogénétique et la connaissance du complexe </w:t>
      </w:r>
      <w:r>
        <w:rPr>
          <w:i/>
          <w:iCs/>
          <w:sz w:val="24"/>
          <w:szCs w:val="24"/>
        </w:rPr>
        <w:t xml:space="preserve">C. gloeosporioides </w:t>
      </w:r>
      <w:r>
        <w:rPr>
          <w:iCs/>
          <w:sz w:val="24"/>
          <w:szCs w:val="24"/>
          <w:highlight w:val="yellow"/>
        </w:rPr>
        <w:t>(Nuno Silva et al</w:t>
      </w:r>
      <w:r>
        <w:rPr>
          <w:sz w:val="24"/>
          <w:szCs w:val="24"/>
          <w:highlight w:val="yellow"/>
        </w:rPr>
        <w:t>.,2011).</w:t>
      </w:r>
      <w:r>
        <w:rPr>
          <w:sz w:val="24"/>
          <w:szCs w:val="24"/>
        </w:rPr>
        <w:t xml:space="preserve"> </w:t>
      </w:r>
      <w:r>
        <w:rPr>
          <w:rFonts w:eastAsia="Times New Roman" w:cs="Calibri" w:cstheme="minorHAnsi"/>
          <w:color w:val="212121"/>
          <w:sz w:val="24"/>
          <w:szCs w:val="24"/>
          <w:lang w:eastAsia="fr-FR"/>
        </w:rPr>
        <w:t>Les amorces CgDL_F6 (fwd_seq) et CgMAT1_F2 (rev_seq) sont celles qui ont étés utilisées pour amplifier ce locus dans le cas de l’anthracnose de l’igname.</w:t>
      </w:r>
    </w:p>
    <w:p>
      <w:pPr>
        <w:pStyle w:val="Normal"/>
        <w:shd w:val="clear" w:color="auto" w:fill="FFFFFF"/>
        <w:spacing w:lineRule="auto" w:line="240" w:before="0" w:after="0"/>
        <w:jc w:val="both"/>
        <w:rPr>
          <w:rFonts w:eastAsia="Times New Roman" w:cs="Calibri" w:cstheme="minorHAnsi"/>
          <w:color w:val="212121"/>
          <w:sz w:val="24"/>
          <w:szCs w:val="24"/>
          <w:lang w:eastAsia="fr-FR"/>
        </w:rPr>
      </w:pPr>
      <w:r>
        <w:rPr>
          <w:rFonts w:eastAsia="Times New Roman" w:cs="Calibri" w:cstheme="minorHAnsi"/>
          <w:color w:val="212121"/>
          <w:sz w:val="24"/>
          <w:szCs w:val="24"/>
          <w:lang w:eastAsia="fr-FR"/>
        </w:rPr>
      </w:r>
    </w:p>
    <w:p>
      <w:pPr>
        <w:pStyle w:val="Normal"/>
        <w:spacing w:lineRule="auto" w:line="360"/>
        <w:jc w:val="both"/>
        <w:rPr>
          <w:sz w:val="24"/>
          <w:szCs w:val="24"/>
        </w:rPr>
      </w:pPr>
      <w:r>
        <w:rPr>
          <w:sz w:val="24"/>
          <w:szCs w:val="24"/>
        </w:rPr>
        <w:t>a) Milieu réactionnel</w:t>
      </w:r>
    </w:p>
    <w:p>
      <w:pPr>
        <w:pStyle w:val="Normal"/>
        <w:spacing w:lineRule="auto" w:line="360"/>
        <w:jc w:val="both"/>
        <w:rPr>
          <w:sz w:val="24"/>
          <w:szCs w:val="24"/>
        </w:rPr>
      </w:pPr>
      <w:r>
        <w:rPr>
          <w:sz w:val="24"/>
          <w:szCs w:val="24"/>
        </w:rPr>
        <w:t>Ne disposant pas d'un kit Promega GoTaq MasterMix comme dans l’article de Rojas et al.2010, le protocole a dû être réajusté de la manière suivante : pour un volume de milieu réactionnel total de 25 µL, 11.95 µL de H20 ultra pure ,5 µL  de tampon Green Gotaq 5X, 3 µL de MgCl</w:t>
      </w:r>
      <w:r>
        <w:rPr>
          <w:sz w:val="24"/>
          <w:szCs w:val="24"/>
          <w:vertAlign w:val="subscript"/>
        </w:rPr>
        <w:t>2</w:t>
      </w:r>
      <w:r>
        <w:rPr>
          <w:sz w:val="24"/>
          <w:szCs w:val="24"/>
        </w:rPr>
        <w:t xml:space="preserve"> 25 mM,1.25 µL de chacune des amorces</w:t>
      </w:r>
      <w:r>
        <w:rPr>
          <w:rFonts w:eastAsia="Times New Roman" w:cs="Calibri" w:cstheme="minorHAnsi"/>
          <w:color w:val="212121"/>
          <w:sz w:val="24"/>
          <w:szCs w:val="24"/>
          <w:lang w:eastAsia="fr-FR"/>
        </w:rPr>
        <w:t xml:space="preserve"> CgDL_F6 et CgMAT1_</w:t>
      </w:r>
      <w:r>
        <w:rPr>
          <w:sz w:val="24"/>
          <w:szCs w:val="24"/>
        </w:rPr>
        <w:t xml:space="preserve"> F2, 0.5 µL de dNTP 10 mM, 0.05 µL de GoTaq  polymérase et 2 µL d’ADN de </w:t>
      </w:r>
      <w:r>
        <w:rPr>
          <w:i/>
          <w:sz w:val="24"/>
          <w:szCs w:val="24"/>
        </w:rPr>
        <w:t>Colletotrichum gloeosporioides.</w:t>
      </w:r>
    </w:p>
    <w:p>
      <w:pPr>
        <w:pStyle w:val="Normal"/>
        <w:spacing w:lineRule="auto" w:line="360"/>
        <w:jc w:val="both"/>
        <w:rPr>
          <w:sz w:val="24"/>
          <w:szCs w:val="24"/>
        </w:rPr>
      </w:pPr>
      <w:r>
        <w:rPr>
          <w:sz w:val="24"/>
          <w:szCs w:val="24"/>
        </w:rPr>
        <w:t>b) Déroulement de la réaction PCR</w:t>
      </w:r>
    </w:p>
    <w:p>
      <w:pPr>
        <w:pStyle w:val="Normal"/>
        <w:spacing w:lineRule="auto" w:line="360"/>
        <w:jc w:val="both"/>
        <w:rPr>
          <w:sz w:val="24"/>
          <w:szCs w:val="24"/>
        </w:rPr>
      </w:pPr>
      <w:r>
        <w:rPr>
          <w:sz w:val="24"/>
          <w:szCs w:val="24"/>
        </w:rPr>
        <w:t>Une fois les tubes insérés dans le thermocycleur, la première étape correspond à un chauffage des milieux réactionnels à 95°C pendant 5 min, puis un cycle de 35 répétitions qui comprend la phase dénaturation des brins d’ADN à 95°C pendant 30 secondes, la phase d’hybridation à 62 °C pour 45 secondes et la phase d’élongation à 72°C durant 1 min. Hors cycles une étape finale de 10 minutes à 72°C. Les produits PCR peuvent être gardés à une température de -20°C ou directement observés par électrophorèse sur gel d’agarose à 1.2%.</w:t>
      </w:r>
    </w:p>
    <w:p>
      <w:pPr>
        <w:pStyle w:val="Normal"/>
        <w:spacing w:lineRule="auto" w:line="360"/>
        <w:jc w:val="both"/>
        <w:rPr>
          <w:sz w:val="24"/>
          <w:szCs w:val="24"/>
        </w:rPr>
      </w:pPr>
      <w:r>
        <w:rPr>
          <w:sz w:val="24"/>
          <w:szCs w:val="24"/>
        </w:rPr>
      </w:r>
    </w:p>
    <w:p>
      <w:pPr>
        <w:pStyle w:val="Heading4"/>
        <w:rPr/>
      </w:pPr>
      <w:bookmarkStart w:id="23" w:name="_Toc75019195"/>
      <w:r>
        <w:rPr/>
        <w:t>Analyse de la diversité génétique</w:t>
      </w:r>
      <w:bookmarkEnd w:id="23"/>
    </w:p>
    <w:p>
      <w:pPr>
        <w:pStyle w:val="ListParagraph"/>
        <w:jc w:val="both"/>
        <w:rPr>
          <w:sz w:val="28"/>
          <w:szCs w:val="24"/>
          <w:u w:val="single"/>
        </w:rPr>
      </w:pPr>
      <w:r>
        <w:rPr>
          <w:sz w:val="28"/>
          <w:szCs w:val="24"/>
          <w:u w:val="single"/>
        </w:rPr>
      </w:r>
    </w:p>
    <w:p>
      <w:pPr>
        <w:pStyle w:val="Normal"/>
        <w:spacing w:lineRule="auto" w:line="360"/>
        <w:jc w:val="both"/>
        <w:rPr>
          <w:i/>
          <w:i/>
          <w:sz w:val="24"/>
        </w:rPr>
      </w:pPr>
      <w:r>
        <w:rPr>
          <w:i/>
          <w:sz w:val="24"/>
        </w:rPr>
        <w:t>Séquençage</w:t>
      </w:r>
    </w:p>
    <w:p>
      <w:pPr>
        <w:pStyle w:val="Normal"/>
        <w:spacing w:lineRule="auto" w:line="360"/>
        <w:jc w:val="both"/>
        <w:rPr>
          <w:sz w:val="24"/>
          <w:szCs w:val="24"/>
        </w:rPr>
      </w:pPr>
      <w:r>
        <w:rPr>
          <w:sz w:val="24"/>
          <w:szCs w:val="24"/>
        </w:rPr>
        <w:t xml:space="preserve">Les douze produits PCR obtenus précédemment, quelques échantillons de la collection Durayam ainsi que les souches prélevées chez des agriculteurs devraient être envoyés à séquencer dans un laboratoire externe spécialisé afin de savoir à quelles espèces de </w:t>
      </w:r>
      <w:r>
        <w:rPr>
          <w:i/>
          <w:sz w:val="24"/>
          <w:szCs w:val="24"/>
        </w:rPr>
        <w:t xml:space="preserve">Collectotrichum gloeosporioides </w:t>
      </w:r>
      <w:r>
        <w:rPr>
          <w:sz w:val="24"/>
          <w:szCs w:val="24"/>
        </w:rPr>
        <w:t>ils appartiennent.</w:t>
      </w:r>
    </w:p>
    <w:p>
      <w:pPr>
        <w:pStyle w:val="Normal"/>
        <w:spacing w:lineRule="auto" w:line="360"/>
        <w:jc w:val="both"/>
        <w:rPr>
          <w:i/>
          <w:i/>
          <w:sz w:val="24"/>
          <w:szCs w:val="24"/>
        </w:rPr>
      </w:pPr>
      <w:r>
        <w:rPr>
          <w:i/>
          <w:sz w:val="24"/>
          <w:szCs w:val="24"/>
        </w:rPr>
      </w:r>
    </w:p>
    <w:p>
      <w:pPr>
        <w:pStyle w:val="Normal"/>
        <w:spacing w:lineRule="auto" w:line="360"/>
        <w:jc w:val="both"/>
        <w:rPr>
          <w:i/>
          <w:i/>
          <w:sz w:val="24"/>
          <w:szCs w:val="24"/>
        </w:rPr>
      </w:pPr>
      <w:r>
        <w:rPr>
          <w:i/>
          <w:sz w:val="24"/>
          <w:szCs w:val="24"/>
        </w:rPr>
        <w:t>Microsatellites</w:t>
      </w:r>
    </w:p>
    <w:p>
      <w:pPr>
        <w:pStyle w:val="Normal"/>
        <w:spacing w:lineRule="auto" w:line="360"/>
        <w:jc w:val="both"/>
        <w:rPr>
          <w:sz w:val="24"/>
          <w:szCs w:val="24"/>
        </w:rPr>
      </w:pPr>
      <w:r>
        <w:rPr>
          <w:sz w:val="24"/>
          <w:szCs w:val="24"/>
        </w:rPr>
        <w:t xml:space="preserve">Les recherches de </w:t>
      </w:r>
      <w:r>
        <w:rPr>
          <w:i/>
          <w:sz w:val="24"/>
          <w:szCs w:val="24"/>
        </w:rPr>
        <w:t>Penet et al</w:t>
      </w:r>
      <w:r>
        <w:rPr>
          <w:sz w:val="24"/>
          <w:szCs w:val="24"/>
        </w:rPr>
        <w:t xml:space="preserve">., ont permis l’élaboration d’amorces microsatellites à partir de souches de </w:t>
      </w:r>
      <w:r>
        <w:rPr>
          <w:i/>
          <w:sz w:val="24"/>
          <w:szCs w:val="24"/>
        </w:rPr>
        <w:t>C. gloeosporioides</w:t>
      </w:r>
      <w:r>
        <w:rPr>
          <w:sz w:val="24"/>
          <w:szCs w:val="24"/>
        </w:rPr>
        <w:t xml:space="preserve"> de la collection INRAE de Guadeloupe. Les microsatellites, marqueurs génomiques, servent à obtenir une caractérisation génétique de </w:t>
      </w:r>
      <w:r>
        <w:rPr>
          <w:i/>
          <w:sz w:val="24"/>
          <w:szCs w:val="24"/>
        </w:rPr>
        <w:t>C. gloeosporioides</w:t>
      </w:r>
      <w:r>
        <w:rPr>
          <w:sz w:val="24"/>
          <w:szCs w:val="24"/>
        </w:rPr>
        <w:t xml:space="preserve"> par analyses de la diversité des marqueurs microsatellites </w:t>
      </w:r>
      <w:r>
        <w:rPr>
          <w:sz w:val="24"/>
          <w:szCs w:val="24"/>
          <w:highlight w:val="yellow"/>
        </w:rPr>
        <w:t>(Penet et al.,2017);</w:t>
      </w:r>
      <w:r>
        <w:rPr>
          <w:sz w:val="24"/>
          <w:szCs w:val="24"/>
        </w:rPr>
        <w:t xml:space="preserve"> de ce fait nous en avons sélectionnés quelques-unes devant théoriquement permettre d’obtenir à la fois  une bonne diversité allélique par marqueur et un bon taux de réussite d’amplification (Tableau 2). Ces marqueurs sont utilisés ici pour étudier la diversité des souches issues de l’expérimentation Durayam.</w:t>
      </w:r>
    </w:p>
    <w:tbl>
      <w:tblPr>
        <w:tblStyle w:val="Grilledutableau"/>
        <w:tblpPr w:bottomFromText="0" w:horzAnchor="margin" w:leftFromText="141" w:rightFromText="141" w:tblpX="0" w:tblpXSpec="center" w:tblpY="119" w:topFromText="0" w:vertAnchor="text"/>
        <w:tblW w:w="955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387"/>
        <w:gridCol w:w="2387"/>
        <w:gridCol w:w="2388"/>
        <w:gridCol w:w="2387"/>
      </w:tblGrid>
      <w:tr>
        <w:trPr>
          <w:trHeight w:val="484" w:hRule="atLeast"/>
        </w:trPr>
        <w:tc>
          <w:tcPr>
            <w:tcW w:w="2387" w:type="dxa"/>
            <w:tcBorders/>
          </w:tcPr>
          <w:p>
            <w:pPr>
              <w:pStyle w:val="Normal"/>
              <w:widowControl/>
              <w:spacing w:lineRule="auto" w:line="240" w:before="0" w:after="0"/>
              <w:jc w:val="left"/>
              <w:rPr>
                <w:szCs w:val="24"/>
              </w:rPr>
            </w:pPr>
            <w:r>
              <w:rPr>
                <w:rFonts w:eastAsia="Calibri" w:cs=""/>
                <w:kern w:val="0"/>
                <w:sz w:val="22"/>
                <w:szCs w:val="24"/>
                <w:lang w:val="fr-FR" w:eastAsia="en-US" w:bidi="ar-SA"/>
              </w:rPr>
              <w:t>Nom du locus d’amorce</w:t>
            </w:r>
          </w:p>
          <w:p>
            <w:pPr>
              <w:pStyle w:val="Normal"/>
              <w:widowControl/>
              <w:spacing w:lineRule="auto" w:line="240" w:before="0" w:after="0"/>
              <w:jc w:val="left"/>
              <w:rPr>
                <w:szCs w:val="24"/>
              </w:rPr>
            </w:pPr>
            <w:r>
              <w:rPr>
                <w:rFonts w:eastAsia="Calibri" w:cs=""/>
                <w:kern w:val="0"/>
                <w:sz w:val="22"/>
                <w:szCs w:val="24"/>
                <w:lang w:val="fr-FR" w:eastAsia="en-US" w:bidi="ar-SA"/>
              </w:rPr>
              <w:t>(Couple r et f)</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Référence sonde </w:t>
            </w:r>
          </w:p>
          <w:p>
            <w:pPr>
              <w:pStyle w:val="Normal"/>
              <w:widowControl/>
              <w:spacing w:lineRule="auto" w:line="240" w:before="0" w:after="0"/>
              <w:jc w:val="left"/>
              <w:rPr>
                <w:sz w:val="24"/>
                <w:szCs w:val="24"/>
              </w:rPr>
            </w:pPr>
            <w:r>
              <w:rPr>
                <w:rFonts w:eastAsia="Calibri" w:cs=""/>
                <w:kern w:val="0"/>
                <w:sz w:val="24"/>
                <w:szCs w:val="24"/>
                <w:lang w:val="fr-FR" w:eastAsia="en-US" w:bidi="ar-SA"/>
              </w:rPr>
              <w:t>(NCBI)</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Taux d’amplification réussie</w:t>
            </w:r>
          </w:p>
          <w:p>
            <w:pPr>
              <w:pStyle w:val="Normal"/>
              <w:widowControl/>
              <w:spacing w:lineRule="auto" w:line="240" w:before="0" w:after="0"/>
              <w:jc w:val="left"/>
              <w:rPr>
                <w:sz w:val="24"/>
                <w:szCs w:val="24"/>
              </w:rPr>
            </w:pPr>
            <w:r>
              <w:rPr>
                <w:rFonts w:eastAsia="Calibri" w:cs=""/>
                <w:kern w:val="0"/>
                <w:sz w:val="24"/>
                <w:szCs w:val="24"/>
                <w:lang w:val="fr-FR" w:eastAsia="en-US" w:bidi="ar-SA"/>
              </w:rPr>
              <w:t>(en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Gamme de taille</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57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Pr032825029</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100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197–239</w:t>
            </w:r>
          </w:p>
        </w:tc>
      </w:tr>
      <w:tr>
        <w:trPr>
          <w:trHeight w:val="50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Cg 68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Pr032825030</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109–325</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 xml:space="preserve">Cg 71 </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Pr032825031</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47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91–250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92</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Pr032825035</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82</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92–250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Pr032825008</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86–176</w:t>
            </w:r>
          </w:p>
        </w:tc>
      </w:tr>
      <w:tr>
        <w:trPr>
          <w:trHeight w:val="50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127</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Pr032825010</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98</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208–268</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129</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Pr032825011</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94</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72–240</w:t>
            </w:r>
          </w:p>
        </w:tc>
      </w:tr>
      <w:tr>
        <w:trPr>
          <w:trHeight w:val="484" w:hRule="atLeast"/>
        </w:trPr>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Cg 150</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Pr032825018</w:t>
            </w:r>
          </w:p>
        </w:tc>
        <w:tc>
          <w:tcPr>
            <w:tcW w:w="2388"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75</w:t>
            </w:r>
          </w:p>
        </w:tc>
        <w:tc>
          <w:tcPr>
            <w:tcW w:w="2387" w:type="dxa"/>
            <w:tcBorders/>
          </w:tcPr>
          <w:p>
            <w:pPr>
              <w:pStyle w:val="Normal"/>
              <w:widowControl/>
              <w:spacing w:lineRule="auto" w:line="240" w:before="0" w:after="0"/>
              <w:jc w:val="left"/>
              <w:rPr>
                <w:sz w:val="24"/>
                <w:szCs w:val="24"/>
              </w:rPr>
            </w:pPr>
            <w:r>
              <w:rPr>
                <w:rFonts w:eastAsia="Calibri" w:cs=""/>
                <w:kern w:val="0"/>
                <w:sz w:val="24"/>
                <w:szCs w:val="24"/>
                <w:lang w:val="fr-FR" w:eastAsia="en-US" w:bidi="ar-SA"/>
              </w:rPr>
              <w:t>90–232</w:t>
            </w:r>
          </w:p>
        </w:tc>
      </w:tr>
    </w:tbl>
    <w:p>
      <w:pPr>
        <w:pStyle w:val="Normal"/>
        <w:rPr>
          <w:szCs w:val="24"/>
        </w:rPr>
      </w:pPr>
      <w:r>
        <w:rPr>
          <w:szCs w:val="24"/>
        </w:rPr>
      </w:r>
    </w:p>
    <w:p>
      <w:pPr>
        <w:pStyle w:val="Normal"/>
        <w:rPr>
          <w:i/>
          <w:i/>
          <w:sz w:val="28"/>
          <w:szCs w:val="24"/>
        </w:rPr>
      </w:pPr>
      <w:r>
        <w:rPr>
          <w:sz w:val="24"/>
          <w:szCs w:val="24"/>
        </w:rPr>
        <w:t xml:space="preserve">Tableau 2. Description listée des amorces microsatellites provenant de souches de Guadeloupe isolés sur des ignames et utilisées dans le travail présent. </w:t>
      </w:r>
      <w:r>
        <w:rPr>
          <w:i/>
          <w:sz w:val="24"/>
          <w:szCs w:val="24"/>
        </w:rPr>
        <w:t>(Source : Penet et al.,2017)</w:t>
        <w:tab/>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Heading4"/>
        <w:rPr/>
      </w:pPr>
      <w:bookmarkStart w:id="24" w:name="_Toc75019196"/>
      <w:r>
        <w:rPr/>
        <w:t>Test de détection par l’application de la technique d’amplification isothermique (LAMP)</w:t>
      </w:r>
      <w:bookmarkEnd w:id="24"/>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 xml:space="preserve">Les résultats du séquençage auraient servi pour la conception d’amorces spécifiques à l’aide d’un logiciel informatique. La composition du milieu réactionnel comprendrait les amorces, un indicateur colorimétrique (changement de couleur du milieu réactionnel quand l’amplification a réussi), l’H2O ultra pure et l’ADN de </w:t>
      </w:r>
      <w:r>
        <w:rPr>
          <w:i/>
          <w:sz w:val="24"/>
          <w:szCs w:val="24"/>
        </w:rPr>
        <w:t>C.gloeosporioides</w:t>
      </w:r>
      <w:r>
        <w:rPr>
          <w:sz w:val="24"/>
          <w:szCs w:val="24"/>
        </w:rPr>
        <w:t>.</w:t>
      </w:r>
    </w:p>
    <w:p>
      <w:pPr>
        <w:pStyle w:val="Normal"/>
        <w:spacing w:lineRule="auto" w:line="360"/>
        <w:jc w:val="both"/>
        <w:rPr>
          <w:sz w:val="24"/>
          <w:szCs w:val="24"/>
        </w:rPr>
      </w:pPr>
      <w:r>
        <w:rPr>
          <w:sz w:val="24"/>
          <w:szCs w:val="24"/>
        </w:rPr>
      </w:r>
    </w:p>
    <w:p>
      <w:pPr>
        <w:pStyle w:val="Normal"/>
        <w:spacing w:lineRule="auto" w:line="360"/>
        <w:jc w:val="both"/>
        <w:rPr>
          <w:i/>
          <w:i/>
          <w:sz w:val="24"/>
          <w:szCs w:val="24"/>
        </w:rPr>
      </w:pPr>
      <w:r>
        <w:rPr>
          <w:i/>
          <w:sz w:val="24"/>
          <w:szCs w:val="24"/>
        </w:rPr>
        <w:t>Mécanisme attendue pour la LAMP (Figure 2)</w:t>
      </w:r>
    </w:p>
    <w:p>
      <w:pPr>
        <w:pStyle w:val="Normal"/>
        <w:jc w:val="both"/>
        <w:rPr>
          <w:i/>
          <w:i/>
          <w:sz w:val="24"/>
          <w:szCs w:val="24"/>
        </w:rPr>
      </w:pPr>
      <w:r>
        <w:rPr>
          <w:rFonts w:cs="Calibri" w:cstheme="minorHAnsi"/>
          <w:sz w:val="24"/>
          <w:szCs w:val="28"/>
        </w:rPr>
        <w:t>Amorces internes (FIP et BIP) ; amorces externes (F3 et B3)</w:t>
      </w:r>
    </w:p>
    <w:p>
      <w:pPr>
        <w:pStyle w:val="Normal"/>
        <w:spacing w:lineRule="auto" w:line="276"/>
        <w:jc w:val="both"/>
        <w:rPr>
          <w:sz w:val="24"/>
          <w:szCs w:val="24"/>
        </w:rPr>
      </w:pPr>
      <w:r>
        <w:rPr>
          <w:sz w:val="24"/>
          <w:szCs w:val="24"/>
        </w:rPr>
        <w:t xml:space="preserve">Initiation </w:t>
      </w:r>
    </w:p>
    <w:p>
      <w:pPr>
        <w:pStyle w:val="ListParagraph"/>
        <w:numPr>
          <w:ilvl w:val="0"/>
          <w:numId w:val="9"/>
        </w:numPr>
        <w:spacing w:lineRule="auto" w:line="276"/>
        <w:jc w:val="both"/>
        <w:rPr>
          <w:sz w:val="24"/>
          <w:szCs w:val="24"/>
        </w:rPr>
      </w:pPr>
      <w:r>
        <w:rPr>
          <w:sz w:val="24"/>
          <w:szCs w:val="24"/>
        </w:rPr>
        <w:t>FIP s’hybride à F2c dans l’ADN cible-&gt; début de synthèse du brin complémentaire</w:t>
      </w:r>
    </w:p>
    <w:p>
      <w:pPr>
        <w:pStyle w:val="ListParagraph"/>
        <w:numPr>
          <w:ilvl w:val="0"/>
          <w:numId w:val="9"/>
        </w:numPr>
        <w:spacing w:lineRule="auto" w:line="276"/>
        <w:jc w:val="both"/>
        <w:rPr>
          <w:sz w:val="24"/>
          <w:szCs w:val="24"/>
        </w:rPr>
      </w:pPr>
      <w:r>
        <w:rPr>
          <w:sz w:val="24"/>
          <w:szCs w:val="24"/>
        </w:rPr>
        <w:t xml:space="preserve">F3 s’hybride lentement à F3c -&gt; synthèse d’ADN par déplacement de brin </w:t>
      </w:r>
    </w:p>
    <w:p>
      <w:pPr>
        <w:pStyle w:val="ListParagraph"/>
        <w:numPr>
          <w:ilvl w:val="0"/>
          <w:numId w:val="9"/>
        </w:numPr>
        <w:spacing w:lineRule="auto" w:line="276"/>
        <w:jc w:val="both"/>
        <w:rPr>
          <w:sz w:val="24"/>
          <w:szCs w:val="24"/>
        </w:rPr>
      </w:pPr>
      <w:r>
        <w:rPr>
          <w:sz w:val="24"/>
          <w:szCs w:val="24"/>
        </w:rPr>
        <w:t>Libération d’un brin complémentaire lié à FIP -&gt; Forme structure en boucle à une extrémité</w:t>
      </w:r>
    </w:p>
    <w:p>
      <w:pPr>
        <w:pStyle w:val="ListParagraph"/>
        <w:numPr>
          <w:ilvl w:val="0"/>
          <w:numId w:val="9"/>
        </w:numPr>
        <w:spacing w:lineRule="auto" w:line="276"/>
        <w:jc w:val="both"/>
        <w:rPr>
          <w:sz w:val="24"/>
          <w:szCs w:val="24"/>
        </w:rPr>
      </w:pPr>
      <w:r>
        <w:rPr>
          <w:sz w:val="24"/>
          <w:szCs w:val="24"/>
        </w:rPr>
        <w:t>L’ADN simple brin sert de matrice pour la synthèse d'ADN initiée par BIP et la synthèse d'ADN par déplacement de brin amorcée par B3</w:t>
      </w:r>
    </w:p>
    <w:p>
      <w:pPr>
        <w:pStyle w:val="ListParagraph"/>
        <w:numPr>
          <w:ilvl w:val="0"/>
          <w:numId w:val="9"/>
        </w:numPr>
        <w:spacing w:lineRule="auto" w:line="276"/>
        <w:jc w:val="both"/>
        <w:rPr>
          <w:sz w:val="24"/>
          <w:szCs w:val="24"/>
        </w:rPr>
      </w:pPr>
      <w:r>
        <w:rPr>
          <w:sz w:val="24"/>
          <w:szCs w:val="24"/>
        </w:rPr>
        <w:t>Production d’un ADN en forme d’haltère (6) -&gt; convertie en ADN tige-boucle par synthèse d’ADN auto-amorcée(7)</w:t>
      </w:r>
    </w:p>
    <w:p>
      <w:pPr>
        <w:pStyle w:val="Normal"/>
        <w:spacing w:lineRule="auto" w:line="276"/>
        <w:jc w:val="both"/>
        <w:rPr>
          <w:i/>
          <w:i/>
          <w:sz w:val="24"/>
          <w:szCs w:val="24"/>
        </w:rPr>
      </w:pPr>
      <w:r>
        <w:rPr>
          <w:i/>
          <w:sz w:val="24"/>
          <w:szCs w:val="24"/>
        </w:rPr>
      </w:r>
    </w:p>
    <w:p>
      <w:pPr>
        <w:pStyle w:val="Normal"/>
        <w:jc w:val="both"/>
        <w:rPr>
          <w:sz w:val="24"/>
          <w:szCs w:val="24"/>
        </w:rPr>
      </w:pPr>
      <w:r>
        <w:rPr>
          <w:sz w:val="24"/>
          <w:szCs w:val="24"/>
        </w:rPr>
        <w:t xml:space="preserve">Cycle LAMP </w:t>
      </w:r>
    </w:p>
    <w:p>
      <w:pPr>
        <w:pStyle w:val="ListParagraph"/>
        <w:numPr>
          <w:ilvl w:val="0"/>
          <w:numId w:val="10"/>
        </w:numPr>
        <w:spacing w:lineRule="auto" w:line="276"/>
        <w:jc w:val="both"/>
        <w:rPr>
          <w:i/>
          <w:i/>
          <w:sz w:val="24"/>
          <w:szCs w:val="24"/>
        </w:rPr>
      </w:pPr>
      <w:r>
        <w:rPr>
          <w:sz w:val="24"/>
          <w:szCs w:val="24"/>
        </w:rPr>
        <w:t xml:space="preserve">ADN tige-boucle </w:t>
      </w:r>
    </w:p>
    <w:p>
      <w:pPr>
        <w:pStyle w:val="ListParagraph"/>
        <w:numPr>
          <w:ilvl w:val="0"/>
          <w:numId w:val="10"/>
        </w:numPr>
        <w:spacing w:lineRule="auto" w:line="276"/>
        <w:jc w:val="both"/>
        <w:rPr>
          <w:i/>
          <w:i/>
          <w:sz w:val="24"/>
          <w:szCs w:val="24"/>
        </w:rPr>
      </w:pPr>
      <w:r>
        <w:rPr>
          <w:sz w:val="24"/>
          <w:szCs w:val="24"/>
        </w:rPr>
        <w:t>FIP s’hybride à la boucle de l'ADN tige-boucle (</w:t>
      </w:r>
      <w:r>
        <w:rPr>
          <w:b/>
          <w:bCs/>
          <w:sz w:val="24"/>
          <w:szCs w:val="24"/>
        </w:rPr>
        <w:t>7</w:t>
      </w:r>
      <w:r>
        <w:rPr>
          <w:sz w:val="24"/>
          <w:szCs w:val="24"/>
        </w:rPr>
        <w:t>) et amorce la synthèse d'ADN par déplacement de brin -&gt;</w:t>
      </w:r>
      <w:r>
        <w:rPr>
          <w:color w:val="2A2A2A"/>
          <w:sz w:val="23"/>
          <w:szCs w:val="23"/>
          <w:shd w:fill="FFFFFF" w:val="clear"/>
        </w:rPr>
        <w:t xml:space="preserve"> </w:t>
      </w:r>
      <w:r>
        <w:rPr>
          <w:color w:val="2A2A2A"/>
          <w:sz w:val="24"/>
          <w:szCs w:val="24"/>
          <w:shd w:fill="FFFFFF" w:val="clear"/>
        </w:rPr>
        <w:t xml:space="preserve">génère </w:t>
      </w:r>
      <w:r>
        <w:rPr>
          <w:sz w:val="24"/>
          <w:szCs w:val="24"/>
        </w:rPr>
        <w:t>un ADN tige-boucle intermédiaire avec une copie inversée supplémentaire de la séquence cible dans la tige et une boucle formée à l'extrémité opposée via la séquence BIP (</w:t>
      </w:r>
      <w:r>
        <w:rPr>
          <w:b/>
          <w:bCs/>
          <w:sz w:val="24"/>
          <w:szCs w:val="24"/>
        </w:rPr>
        <w:t>8</w:t>
      </w:r>
      <w:r>
        <w:rPr>
          <w:sz w:val="24"/>
          <w:szCs w:val="24"/>
        </w:rPr>
        <w:t>)</w:t>
      </w:r>
    </w:p>
    <w:p>
      <w:pPr>
        <w:pStyle w:val="ListParagraph"/>
        <w:numPr>
          <w:ilvl w:val="0"/>
          <w:numId w:val="10"/>
        </w:numPr>
        <w:spacing w:lineRule="auto" w:line="276"/>
        <w:jc w:val="both"/>
        <w:rPr>
          <w:sz w:val="24"/>
          <w:szCs w:val="24"/>
        </w:rPr>
      </w:pPr>
      <w:r>
        <w:rPr>
          <w:sz w:val="24"/>
          <w:szCs w:val="24"/>
        </w:rPr>
        <w:t>Synthèse d'ADN par déplacement de brin auto-amorcée -&gt;</w:t>
      </w:r>
      <w:r>
        <w:rPr>
          <w:color w:val="2A2A2A"/>
          <w:sz w:val="23"/>
          <w:szCs w:val="23"/>
          <w:shd w:fill="FFFFFF" w:val="clear"/>
        </w:rPr>
        <w:t xml:space="preserve"> s</w:t>
      </w:r>
      <w:r>
        <w:rPr>
          <w:sz w:val="24"/>
          <w:szCs w:val="24"/>
        </w:rPr>
        <w:t>tructure complémentaire de l'ADN tige-boucle d'origine(10)/</w:t>
      </w:r>
      <w:r>
        <w:rPr>
          <w:color w:val="2A2A2A"/>
          <w:sz w:val="23"/>
          <w:szCs w:val="23"/>
          <w:shd w:fill="FFFFFF" w:val="clear"/>
        </w:rPr>
        <w:t xml:space="preserve"> un </w:t>
      </w:r>
      <w:r>
        <w:rPr>
          <w:sz w:val="24"/>
          <w:szCs w:val="24"/>
        </w:rPr>
        <w:t>ADN tige-boucle réparé avec une tige allongée/une boucle à l'extrémité opposée (9)</w:t>
      </w:r>
    </w:p>
    <w:p>
      <w:pPr>
        <w:pStyle w:val="Normal"/>
        <w:spacing w:lineRule="auto" w:line="276"/>
        <w:ind w:left="411" w:hanging="0"/>
        <w:jc w:val="both"/>
        <w:rPr>
          <w:sz w:val="24"/>
          <w:szCs w:val="24"/>
        </w:rPr>
      </w:pPr>
      <w:r>
        <w:rPr>
          <w:sz w:val="24"/>
          <w:szCs w:val="24"/>
        </w:rPr>
        <w:t xml:space="preserve">Elongation et recyclage </w:t>
      </w:r>
    </w:p>
    <w:p>
      <w:pPr>
        <w:pStyle w:val="ListParagraph"/>
        <w:numPr>
          <w:ilvl w:val="0"/>
          <w:numId w:val="11"/>
        </w:numPr>
        <w:spacing w:lineRule="auto" w:line="276"/>
        <w:jc w:val="both"/>
        <w:rPr>
          <w:sz w:val="24"/>
          <w:szCs w:val="24"/>
        </w:rPr>
      </w:pPr>
      <w:r>
        <w:rPr>
          <w:sz w:val="24"/>
          <w:szCs w:val="24"/>
        </w:rPr>
        <w:t xml:space="preserve">Obtention de modèle pour réaction de déplacement de brin amorcée par BIP pour les cycles suivants </w:t>
      </w:r>
    </w:p>
    <w:p>
      <w:pPr>
        <w:pStyle w:val="Normal"/>
        <w:spacing w:lineRule="auto" w:line="360"/>
        <w:jc w:val="both"/>
        <w:rPr>
          <w:sz w:val="24"/>
          <w:szCs w:val="24"/>
        </w:rPr>
      </w:pPr>
      <w:r>
        <w:rPr>
          <w:sz w:val="24"/>
          <w:szCs w:val="24"/>
        </w:rPr>
        <w:t>La LAMP devrait permettre d’obtenir comme produits finaux des ADN tige-boucle de longueurs différentes, de forme « chou-fleur » et boucles formées par hybridation entre des répétitions inversées alternativement de la séquence cible dans le même brin (Notomi et al.,2000).</w:t>
      </w:r>
    </w:p>
    <w:p>
      <w:pPr>
        <w:pStyle w:val="Normal"/>
        <w:jc w:val="both"/>
        <w:rPr>
          <w:sz w:val="24"/>
          <w:szCs w:val="24"/>
        </w:rPr>
      </w:pPr>
      <w:r>
        <w:rPr>
          <w:sz w:val="24"/>
          <w:szCs w:val="24"/>
        </w:rPr>
      </w:r>
    </w:p>
    <w:p>
      <w:pPr>
        <w:pStyle w:val="Normal"/>
        <w:jc w:val="both"/>
        <w:rPr>
          <w:sz w:val="24"/>
          <w:szCs w:val="24"/>
        </w:rPr>
      </w:pPr>
      <w:r>
        <w:drawing>
          <wp:anchor behindDoc="0" distT="0" distB="0" distL="114300" distR="114300" simplePos="0" locked="0" layoutInCell="0" allowOverlap="1" relativeHeight="9">
            <wp:simplePos x="0" y="0"/>
            <wp:positionH relativeFrom="column">
              <wp:posOffset>-518795</wp:posOffset>
            </wp:positionH>
            <wp:positionV relativeFrom="paragraph">
              <wp:posOffset>14605</wp:posOffset>
            </wp:positionV>
            <wp:extent cx="6650990" cy="7760970"/>
            <wp:effectExtent l="0" t="0" r="0" b="0"/>
            <wp:wrapTight wrapText="bothSides">
              <wp:wrapPolygon edited="0">
                <wp:start x="-2" y="0"/>
                <wp:lineTo x="-2" y="21523"/>
                <wp:lineTo x="21527" y="21523"/>
                <wp:lineTo x="21527" y="0"/>
                <wp:lineTo x="-2" y="0"/>
              </wp:wrapPolygon>
            </wp:wrapTight>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5"/>
                    <a:srcRect l="0" t="0" r="0" b="1245"/>
                    <a:stretch>
                      <a:fillRect/>
                    </a:stretch>
                  </pic:blipFill>
                  <pic:spPr bwMode="auto">
                    <a:xfrm>
                      <a:off x="0" y="0"/>
                      <a:ext cx="6650990" cy="7760970"/>
                    </a:xfrm>
                    <a:prstGeom prst="rect">
                      <a:avLst/>
                    </a:prstGeom>
                  </pic:spPr>
                </pic:pic>
              </a:graphicData>
            </a:graphic>
          </wp:anchor>
        </w:drawing>
      </w:r>
      <w:r>
        <w:rPr>
          <w:sz w:val="24"/>
          <w:szCs w:val="24"/>
        </w:rPr>
        <w:t xml:space="preserve">Figure 2. Représentation du mécanisme attendu de LAMP. </w:t>
      </w:r>
      <w:r>
        <w:rPr>
          <w:i/>
          <w:sz w:val="24"/>
          <w:szCs w:val="24"/>
        </w:rPr>
        <w:t>(Source Notomi et al.2000)</w:t>
      </w:r>
    </w:p>
    <w:p>
      <w:pPr>
        <w:pStyle w:val="Normal"/>
        <w:rPr>
          <w:sz w:val="24"/>
          <w:szCs w:val="24"/>
        </w:rPr>
      </w:pPr>
      <w:r>
        <w:rPr>
          <w:sz w:val="24"/>
          <w:szCs w:val="24"/>
        </w:rPr>
      </w:r>
    </w:p>
    <w:p>
      <w:pPr>
        <w:pStyle w:val="Normal"/>
        <w:rPr>
          <w:sz w:val="24"/>
          <w:szCs w:val="24"/>
        </w:rPr>
      </w:pPr>
      <w:r>
        <w:rPr>
          <w:sz w:val="24"/>
          <w:szCs w:val="24"/>
        </w:rPr>
      </w:r>
    </w:p>
    <w:p>
      <w:pPr>
        <w:pStyle w:val="Heading4"/>
        <w:rPr/>
      </w:pPr>
      <w:bookmarkStart w:id="25" w:name="_Toc75019197"/>
      <w:r>
        <w:rPr/>
        <w:t>RESULTATS</w:t>
      </w:r>
      <w:bookmarkEnd w:id="25"/>
    </w:p>
    <w:p>
      <w:pPr>
        <w:pStyle w:val="ListParagraph"/>
        <w:rPr>
          <w:rFonts w:cs="Calibri" w:cstheme="minorHAnsi"/>
          <w:b/>
          <w:b/>
          <w:sz w:val="24"/>
        </w:rPr>
      </w:pPr>
      <w:r>
        <w:rPr>
          <w:rFonts w:cs="Calibri" w:cstheme="minorHAnsi"/>
          <w:b/>
          <w:sz w:val="24"/>
        </w:rPr>
      </w:r>
    </w:p>
    <w:p>
      <w:pPr>
        <w:pStyle w:val="Normal"/>
        <w:spacing w:lineRule="auto" w:line="360"/>
        <w:jc w:val="both"/>
        <w:rPr>
          <w:rFonts w:cs="Calibri" w:cstheme="minorHAnsi"/>
          <w:b/>
          <w:b/>
          <w:sz w:val="28"/>
        </w:rPr>
      </w:pPr>
      <w:r>
        <w:rPr>
          <w:rFonts w:cs="Calibri" w:cstheme="minorHAnsi"/>
          <w:b/>
          <w:sz w:val="28"/>
        </w:rPr>
        <w:t xml:space="preserve">Mise en culture et identification du champignon </w:t>
      </w:r>
    </w:p>
    <w:p>
      <w:pPr>
        <w:pStyle w:val="Normal"/>
        <w:spacing w:lineRule="auto" w:line="360"/>
        <w:jc w:val="both"/>
        <w:rPr>
          <w:rFonts w:cs="Calibri" w:cstheme="minorHAnsi"/>
          <w:sz w:val="24"/>
        </w:rPr>
      </w:pPr>
      <w:r>
        <w:rPr>
          <w:rFonts w:cs="Calibri" w:cstheme="minorHAnsi"/>
          <w:sz w:val="24"/>
        </w:rPr>
        <w:t>Le repiquage a été réalisé sur les 12 souches de la collection « historique ». Suite à cela, les souches n’ont pas poussées à la même vitesse néanmoins l’identification morphologique a pu être possible sur toutes les boîtes par présence de mycélium de couleur blanche (Figure c.) voir grise et celle de masse de conidies (Figure d.) de couleur orange pâle visible sur  la face inférieure de la boîte de Pétri.</w:t>
      </w:r>
    </w:p>
    <w:p>
      <w:pPr>
        <w:pStyle w:val="Normal"/>
        <w:spacing w:lineRule="auto" w:line="360"/>
        <w:rPr>
          <w:rFonts w:cs="Calibri" w:cstheme="minorHAnsi"/>
          <w:sz w:val="24"/>
        </w:rPr>
      </w:pPr>
      <w:r>
        <w:rPr>
          <w:rFonts w:cs="Calibri" w:cstheme="minorHAnsi"/>
          <w:sz w:val="24"/>
        </w:rPr>
        <mc:AlternateContent>
          <mc:Choice Requires="wps">
            <w:drawing>
              <wp:anchor behindDoc="0" distT="0" distB="0" distL="114300" distR="114300" simplePos="0" locked="0" layoutInCell="0" allowOverlap="1" relativeHeight="11" wp14:anchorId="56F43A5B">
                <wp:simplePos x="0" y="0"/>
                <wp:positionH relativeFrom="margin">
                  <wp:posOffset>-78105</wp:posOffset>
                </wp:positionH>
                <wp:positionV relativeFrom="paragraph">
                  <wp:posOffset>200025</wp:posOffset>
                </wp:positionV>
                <wp:extent cx="2628900" cy="2530475"/>
                <wp:effectExtent l="0" t="7937" r="0" b="0"/>
                <wp:wrapTight wrapText="bothSides">
                  <wp:wrapPolygon edited="0">
                    <wp:start x="-65" y="21532"/>
                    <wp:lineTo x="21383" y="21532"/>
                    <wp:lineTo x="21383" y="225"/>
                    <wp:lineTo x="-65" y="225"/>
                    <wp:lineTo x="-65" y="21532"/>
                  </wp:wrapPolygon>
                </wp:wrapTight>
                <wp:docPr id="5" name="Image 6"/>
                <a:graphic xmlns:a="http://schemas.openxmlformats.org/drawingml/2006/main">
                  <a:graphicData uri="http://schemas.openxmlformats.org/drawingml/2006/picture">
                    <pic:pic xmlns:pic="http://schemas.openxmlformats.org/drawingml/2006/picture">
                      <pic:nvPicPr>
                        <pic:cNvPr id="0" name="Image 6" descr=""/>
                        <pic:cNvPicPr/>
                      </pic:nvPicPr>
                      <pic:blipFill>
                        <a:blip r:embed="rId6"/>
                        <a:srcRect l="19680" t="5154" r="6415" b="0"/>
                        <a:stretch/>
                      </pic:blipFill>
                      <pic:spPr>
                        <a:xfrm rot="5400000">
                          <a:off x="0" y="0"/>
                          <a:ext cx="2628360" cy="25297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6" stroked="f" style="position:absolute;margin-left:-6.15pt;margin-top:15.75pt;width:206.9pt;height:199.15pt;mso-wrap-style:none;v-text-anchor:middle;rotation:90;mso-position-horizontal-relative:margin" wp14:anchorId="56F43A5B" type="shapetype_75">
                <v:imagedata r:id="rId6" o:detectmouseclick="t"/>
                <v:stroke color="#3465a4" joinstyle="round" endcap="flat"/>
                <w10:wrap type="square"/>
              </v:shape>
            </w:pict>
          </mc:Fallback>
        </mc:AlternateContent>
      </w:r>
    </w:p>
    <w:p>
      <w:pPr>
        <w:pStyle w:val="Normal"/>
        <w:jc w:val="both"/>
        <w:rPr>
          <w:rFonts w:cs="Calibri" w:cstheme="minorHAnsi"/>
          <w:sz w:val="24"/>
        </w:rPr>
      </w:pPr>
      <w:r>
        <w:rPr>
          <w:rFonts w:cs="Calibri" w:cstheme="minorHAnsi"/>
          <w:sz w:val="24"/>
        </w:rPr>
        <w:t xml:space="preserve"> </w:t>
      </w:r>
    </w:p>
    <w:p>
      <w:pPr>
        <w:pStyle w:val="Normal"/>
        <w:rPr>
          <w:rFonts w:cs="Calibri" w:cstheme="minorHAnsi"/>
          <w:b/>
          <w:b/>
          <w:sz w:val="24"/>
        </w:rPr>
      </w:pPr>
      <w:r>
        <w:rPr>
          <w:rFonts w:cs="Calibri" w:cstheme="minorHAnsi"/>
          <w:b/>
          <w:sz w:val="24"/>
        </w:rPr>
        <w:drawing>
          <wp:anchor behindDoc="0" distT="0" distB="0" distL="114300" distR="114300" simplePos="0" locked="0" layoutInCell="0" allowOverlap="1" relativeHeight="10">
            <wp:simplePos x="0" y="0"/>
            <wp:positionH relativeFrom="column">
              <wp:posOffset>3199765</wp:posOffset>
            </wp:positionH>
            <wp:positionV relativeFrom="paragraph">
              <wp:posOffset>231775</wp:posOffset>
            </wp:positionV>
            <wp:extent cx="2419985" cy="1871980"/>
            <wp:effectExtent l="0" t="0" r="0" b="0"/>
            <wp:wrapTight wrapText="bothSides">
              <wp:wrapPolygon edited="0">
                <wp:start x="-8" y="0"/>
                <wp:lineTo x="-8" y="21318"/>
                <wp:lineTo x="21424" y="21318"/>
                <wp:lineTo x="21424" y="0"/>
                <wp:lineTo x="-8" y="0"/>
              </wp:wrapPolygon>
            </wp:wrapTight>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7"/>
                    <a:srcRect l="26304" t="18822" r="35354" b="40346"/>
                    <a:stretch>
                      <a:fillRect/>
                    </a:stretch>
                  </pic:blipFill>
                  <pic:spPr bwMode="auto">
                    <a:xfrm>
                      <a:off x="0" y="0"/>
                      <a:ext cx="2419985" cy="1871980"/>
                    </a:xfrm>
                    <a:prstGeom prst="rect">
                      <a:avLst/>
                    </a:prstGeom>
                  </pic:spPr>
                </pic:pic>
              </a:graphicData>
            </a:graphic>
          </wp:anchor>
        </w:drawing>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cs="Calibri" w:cstheme="minorHAnsi"/>
          <w:b/>
          <w:sz w:val="24"/>
        </w:rPr>
        <w:t>F</w:t>
      </w:r>
      <w:r>
        <w:rPr>
          <w:rFonts w:cs="Calibri" w:cstheme="minorHAnsi"/>
          <w:b/>
        </w:rPr>
        <w:t>igure c.</w:t>
      </w:r>
      <w:r>
        <w:rPr>
          <w:rFonts w:cs="Calibri" w:cstheme="minorHAnsi"/>
        </w:rPr>
        <w:t xml:space="preserve"> Mycélium de la souche 154 en vue supérieur   / </w:t>
      </w:r>
      <w:r>
        <w:rPr>
          <w:rFonts w:cs="Calibri" w:cstheme="minorHAnsi"/>
          <w:b/>
          <w:sz w:val="20"/>
        </w:rPr>
        <w:t>Figure d</w:t>
      </w:r>
      <w:r>
        <w:rPr>
          <w:rFonts w:cs="Calibri" w:cstheme="minorHAnsi"/>
          <w:sz w:val="20"/>
        </w:rPr>
        <w:t>. Masse orangée de conidies souche 154</w:t>
      </w:r>
    </w:p>
    <w:p>
      <w:pPr>
        <w:pStyle w:val="Normal"/>
        <w:rPr>
          <w:rFonts w:ascii="Calibri" w:hAnsi="Calibri" w:cs="Calibri"/>
          <w:b/>
          <w:b/>
          <w:sz w:val="24"/>
        </w:rPr>
      </w:pPr>
      <w:r>
        <w:rPr>
          <w:rFonts w:cs="Calibri"/>
          <w:b/>
          <w:sz w:val="24"/>
        </w:rPr>
      </w:r>
    </w:p>
    <w:p>
      <w:pPr>
        <w:pStyle w:val="Normal"/>
        <w:rPr>
          <w:rFonts w:ascii="Calibri" w:hAnsi="Calibri" w:cs="Calibri"/>
          <w:b/>
          <w:b/>
          <w:sz w:val="24"/>
        </w:rPr>
      </w:pPr>
      <w:r>
        <w:rPr>
          <w:rFonts w:cs="Calibri"/>
          <w:b/>
          <w:sz w:val="24"/>
        </w:rPr>
      </w:r>
    </w:p>
    <w:p>
      <w:pPr>
        <w:pStyle w:val="Normal"/>
        <w:rPr>
          <w:rFonts w:ascii="Calibri" w:hAnsi="Calibri" w:cs="Calibri"/>
          <w:b/>
          <w:b/>
          <w:sz w:val="28"/>
        </w:rPr>
      </w:pPr>
      <w:r>
        <w:rPr>
          <w:rFonts w:cs="Calibri"/>
          <w:b/>
          <w:sz w:val="28"/>
        </w:rPr>
        <w:t>Extraction d’ADNg et vérification par électrophorèse sur gel d’agarose à 0.8%</w:t>
      </w:r>
    </w:p>
    <w:p>
      <w:pPr>
        <w:pStyle w:val="Normal"/>
        <w:spacing w:lineRule="auto" w:line="360"/>
        <w:jc w:val="both"/>
        <w:rPr>
          <w:rFonts w:ascii="Calibri" w:hAnsi="Calibri" w:cs="Calibri"/>
          <w:sz w:val="24"/>
        </w:rPr>
      </w:pPr>
      <w:r>
        <w:rPr>
          <w:rFonts w:cs="Calibri"/>
          <w:sz w:val="24"/>
        </w:rPr>
        <w:t>La vérification des extraits d’ADN par électrophorèse sur gel d’agarose montre la présence d’ADN dans toutes les souches par des bandes prononcées (Figure e.) et que l’extraction est réussie.</w:t>
      </w:r>
    </w:p>
    <w:p>
      <w:pPr>
        <w:pStyle w:val="Normal"/>
        <w:jc w:val="both"/>
        <w:rPr>
          <w:rFonts w:cs="Calibri" w:cstheme="minorHAnsi"/>
          <w:i/>
          <w:i/>
          <w:sz w:val="24"/>
        </w:rPr>
      </w:pPr>
      <w:r>
        <w:drawing>
          <wp:anchor behindDoc="0" distT="0" distB="0" distL="114300" distR="114300" simplePos="0" locked="0" layoutInCell="0" allowOverlap="1" relativeHeight="12">
            <wp:simplePos x="0" y="0"/>
            <wp:positionH relativeFrom="column">
              <wp:posOffset>2072005</wp:posOffset>
            </wp:positionH>
            <wp:positionV relativeFrom="paragraph">
              <wp:posOffset>635</wp:posOffset>
            </wp:positionV>
            <wp:extent cx="1729740" cy="1943735"/>
            <wp:effectExtent l="0" t="0" r="0" b="0"/>
            <wp:wrapTight wrapText="bothSides">
              <wp:wrapPolygon edited="0">
                <wp:start x="-4" y="20"/>
                <wp:lineTo x="-4" y="41"/>
                <wp:lineTo x="-4" y="62"/>
                <wp:lineTo x="-4" y="83"/>
                <wp:lineTo x="-4" y="104"/>
                <wp:lineTo x="-4" y="125"/>
                <wp:lineTo x="-4" y="146"/>
                <wp:lineTo x="-4" y="167"/>
                <wp:lineTo x="-4" y="188"/>
                <wp:lineTo x="-4" y="209"/>
                <wp:lineTo x="-4" y="231"/>
                <wp:lineTo x="-4" y="252"/>
                <wp:lineTo x="-4" y="273"/>
                <wp:lineTo x="-4" y="294"/>
                <wp:lineTo x="-4" y="315"/>
                <wp:lineTo x="-4" y="336"/>
                <wp:lineTo x="-4" y="357"/>
                <wp:lineTo x="-4" y="378"/>
                <wp:lineTo x="-4" y="399"/>
                <wp:lineTo x="-4" y="420"/>
                <wp:lineTo x="-4" y="441"/>
                <wp:lineTo x="-4" y="463"/>
                <wp:lineTo x="-4" y="484"/>
                <wp:lineTo x="-4" y="505"/>
                <wp:lineTo x="-4" y="526"/>
                <wp:lineTo x="-4" y="547"/>
                <wp:lineTo x="-4" y="568"/>
                <wp:lineTo x="-4" y="589"/>
                <wp:lineTo x="-4" y="610"/>
                <wp:lineTo x="-4" y="631"/>
                <wp:lineTo x="-4" y="652"/>
                <wp:lineTo x="-4" y="674"/>
                <wp:lineTo x="-4" y="695"/>
                <wp:lineTo x="-4" y="716"/>
                <wp:lineTo x="-4" y="737"/>
                <wp:lineTo x="-4" y="758"/>
                <wp:lineTo x="-4" y="779"/>
                <wp:lineTo x="-4" y="800"/>
                <wp:lineTo x="-4" y="821"/>
                <wp:lineTo x="-4" y="842"/>
                <wp:lineTo x="-4" y="863"/>
                <wp:lineTo x="-4" y="884"/>
                <wp:lineTo x="-4" y="906"/>
                <wp:lineTo x="-4" y="927"/>
                <wp:lineTo x="-4" y="948"/>
                <wp:lineTo x="-4" y="969"/>
                <wp:lineTo x="-4" y="990"/>
                <wp:lineTo x="-4" y="1011"/>
                <wp:lineTo x="-4" y="1032"/>
                <wp:lineTo x="-4" y="1053"/>
                <wp:lineTo x="-4" y="1074"/>
                <wp:lineTo x="-4" y="1095"/>
                <wp:lineTo x="-4" y="1116"/>
                <wp:lineTo x="-4" y="1137"/>
                <wp:lineTo x="-4" y="1158"/>
                <wp:lineTo x="-4" y="1179"/>
                <wp:lineTo x="-4" y="1200"/>
                <wp:lineTo x="-4" y="1221"/>
                <wp:lineTo x="-4" y="1242"/>
                <wp:lineTo x="-4" y="1263"/>
                <wp:lineTo x="-4" y="1284"/>
                <wp:lineTo x="-4" y="1305"/>
                <wp:lineTo x="-4" y="1326"/>
                <wp:lineTo x="-4" y="1348"/>
                <wp:lineTo x="-4" y="1369"/>
                <wp:lineTo x="-4" y="1390"/>
                <wp:lineTo x="-4" y="1411"/>
                <wp:lineTo x="-4" y="1432"/>
                <wp:lineTo x="-4" y="1453"/>
                <wp:lineTo x="-4" y="1474"/>
                <wp:lineTo x="-4" y="1495"/>
                <wp:lineTo x="-4" y="1516"/>
                <wp:lineTo x="-4" y="1537"/>
                <wp:lineTo x="-4" y="1558"/>
                <wp:lineTo x="-4" y="1580"/>
                <wp:lineTo x="-4" y="1601"/>
                <wp:lineTo x="-4" y="1622"/>
                <wp:lineTo x="-4" y="1643"/>
                <wp:lineTo x="-4" y="1664"/>
                <wp:lineTo x="-4" y="1685"/>
                <wp:lineTo x="-4" y="1706"/>
                <wp:lineTo x="-4" y="1727"/>
                <wp:lineTo x="-4" y="1748"/>
                <wp:lineTo x="-4" y="1769"/>
                <wp:lineTo x="-4" y="1790"/>
                <wp:lineTo x="-4" y="1812"/>
                <wp:lineTo x="-4" y="1833"/>
                <wp:lineTo x="-4" y="1854"/>
                <wp:lineTo x="-4" y="1875"/>
                <wp:lineTo x="-4" y="1896"/>
                <wp:lineTo x="-4" y="1917"/>
                <wp:lineTo x="-4" y="1938"/>
                <wp:lineTo x="-4" y="1959"/>
                <wp:lineTo x="-4" y="1980"/>
                <wp:lineTo x="-4" y="2001"/>
                <wp:lineTo x="-4" y="2023"/>
                <wp:lineTo x="-4" y="2044"/>
                <wp:lineTo x="-4" y="2065"/>
                <wp:lineTo x="-4" y="2086"/>
                <wp:lineTo x="-4" y="2107"/>
                <wp:lineTo x="-4" y="2128"/>
                <wp:lineTo x="-4" y="2149"/>
                <wp:lineTo x="-4" y="2170"/>
                <wp:lineTo x="-4" y="2191"/>
                <wp:lineTo x="-4" y="2212"/>
                <wp:lineTo x="-4" y="2233"/>
                <wp:lineTo x="-4" y="2255"/>
                <wp:lineTo x="-4" y="2275"/>
                <wp:lineTo x="-4" y="2296"/>
                <wp:lineTo x="-4" y="2317"/>
                <wp:lineTo x="-4" y="2338"/>
                <wp:lineTo x="-4" y="2359"/>
                <wp:lineTo x="-4" y="2380"/>
                <wp:lineTo x="-4" y="2401"/>
                <wp:lineTo x="-4" y="2422"/>
                <wp:lineTo x="-4" y="2443"/>
                <wp:lineTo x="-4" y="2464"/>
                <wp:lineTo x="-4" y="2486"/>
                <wp:lineTo x="-4" y="2507"/>
                <wp:lineTo x="-4" y="2528"/>
                <wp:lineTo x="-4" y="2549"/>
                <wp:lineTo x="-4" y="2570"/>
                <wp:lineTo x="-4" y="2591"/>
                <wp:lineTo x="-4" y="2612"/>
                <wp:lineTo x="-4" y="2633"/>
                <wp:lineTo x="-4" y="2654"/>
                <wp:lineTo x="-4" y="2675"/>
                <wp:lineTo x="-4" y="2697"/>
                <wp:lineTo x="-4" y="2718"/>
                <wp:lineTo x="-4" y="2739"/>
                <wp:lineTo x="-4" y="2760"/>
                <wp:lineTo x="-4" y="2781"/>
                <wp:lineTo x="-4" y="2802"/>
                <wp:lineTo x="-4" y="2823"/>
                <wp:lineTo x="-4" y="2844"/>
                <wp:lineTo x="-4" y="2865"/>
                <wp:lineTo x="-4" y="2886"/>
                <wp:lineTo x="-4" y="2907"/>
                <wp:lineTo x="-4" y="2929"/>
                <wp:lineTo x="-4" y="2950"/>
                <wp:lineTo x="-4" y="2971"/>
                <wp:lineTo x="-4" y="2992"/>
                <wp:lineTo x="-4" y="3013"/>
                <wp:lineTo x="-4" y="3034"/>
                <wp:lineTo x="-4" y="3055"/>
                <wp:lineTo x="-4" y="3076"/>
                <wp:lineTo x="-4" y="3097"/>
                <wp:lineTo x="-4" y="3118"/>
                <wp:lineTo x="-4" y="3139"/>
                <wp:lineTo x="-4" y="3161"/>
                <wp:lineTo x="-4" y="3182"/>
                <wp:lineTo x="-4" y="3203"/>
                <wp:lineTo x="-4" y="3224"/>
                <wp:lineTo x="-4" y="3245"/>
                <wp:lineTo x="-4" y="3266"/>
                <wp:lineTo x="-4" y="3287"/>
                <wp:lineTo x="-4" y="3308"/>
                <wp:lineTo x="-4" y="3329"/>
                <wp:lineTo x="-4" y="3350"/>
                <wp:lineTo x="-4" y="3372"/>
                <wp:lineTo x="-4" y="3393"/>
                <wp:lineTo x="-4" y="3413"/>
                <wp:lineTo x="-4" y="3434"/>
                <wp:lineTo x="-4" y="3455"/>
                <wp:lineTo x="-4" y="3476"/>
                <wp:lineTo x="-4" y="3497"/>
                <wp:lineTo x="-4" y="3518"/>
                <wp:lineTo x="-4" y="3539"/>
                <wp:lineTo x="-4" y="3560"/>
                <wp:lineTo x="-4" y="3581"/>
                <wp:lineTo x="-4" y="3603"/>
                <wp:lineTo x="-4" y="3624"/>
                <wp:lineTo x="-4" y="3645"/>
                <wp:lineTo x="-4" y="3666"/>
                <wp:lineTo x="-4" y="3687"/>
                <wp:lineTo x="-4" y="3708"/>
                <wp:lineTo x="-4" y="3729"/>
                <wp:lineTo x="-4" y="3750"/>
                <wp:lineTo x="-4" y="3771"/>
                <wp:lineTo x="-4" y="3792"/>
                <wp:lineTo x="-4" y="3813"/>
                <wp:lineTo x="-4" y="3835"/>
                <wp:lineTo x="-4" y="3856"/>
                <wp:lineTo x="-4" y="3877"/>
                <wp:lineTo x="-4" y="3898"/>
                <wp:lineTo x="-4" y="3919"/>
                <wp:lineTo x="-4" y="3940"/>
                <wp:lineTo x="-4" y="3961"/>
                <wp:lineTo x="-4" y="3982"/>
                <wp:lineTo x="-4" y="4003"/>
                <wp:lineTo x="-4" y="4024"/>
                <wp:lineTo x="-4" y="4046"/>
                <wp:lineTo x="-4" y="4067"/>
                <wp:lineTo x="-4" y="4088"/>
                <wp:lineTo x="-4" y="4109"/>
                <wp:lineTo x="-4" y="4130"/>
                <wp:lineTo x="-4" y="4151"/>
                <wp:lineTo x="-4" y="4172"/>
                <wp:lineTo x="-4" y="4193"/>
                <wp:lineTo x="-4" y="4214"/>
                <wp:lineTo x="-4" y="4235"/>
                <wp:lineTo x="-4" y="4256"/>
                <wp:lineTo x="-4" y="4278"/>
                <wp:lineTo x="-4" y="4299"/>
                <wp:lineTo x="-4" y="4320"/>
                <wp:lineTo x="-4" y="4341"/>
                <wp:lineTo x="-4" y="4362"/>
                <wp:lineTo x="-4" y="4383"/>
                <wp:lineTo x="-4" y="4404"/>
                <wp:lineTo x="-4" y="4425"/>
                <wp:lineTo x="-4" y="4446"/>
                <wp:lineTo x="-4" y="4467"/>
                <wp:lineTo x="-4" y="4488"/>
                <wp:lineTo x="-4" y="4510"/>
                <wp:lineTo x="-4" y="4531"/>
                <wp:lineTo x="-4" y="4551"/>
                <wp:lineTo x="-4" y="4572"/>
                <wp:lineTo x="-4" y="4593"/>
                <wp:lineTo x="-4" y="4614"/>
                <wp:lineTo x="-4" y="4635"/>
                <wp:lineTo x="-4" y="4656"/>
                <wp:lineTo x="-4" y="4677"/>
                <wp:lineTo x="-4" y="4698"/>
                <wp:lineTo x="-4" y="4720"/>
                <wp:lineTo x="-4" y="4741"/>
                <wp:lineTo x="-4" y="4762"/>
                <wp:lineTo x="-4" y="4783"/>
                <wp:lineTo x="-4" y="4804"/>
                <wp:lineTo x="-4" y="4825"/>
                <wp:lineTo x="-4" y="4846"/>
                <wp:lineTo x="-4" y="4867"/>
                <wp:lineTo x="-4" y="4888"/>
                <wp:lineTo x="-4" y="4909"/>
                <wp:lineTo x="-4" y="4930"/>
                <wp:lineTo x="-4" y="4952"/>
                <wp:lineTo x="-4" y="4973"/>
                <wp:lineTo x="-4" y="4994"/>
                <wp:lineTo x="-4" y="5015"/>
                <wp:lineTo x="-4" y="5036"/>
                <wp:lineTo x="-4" y="5057"/>
                <wp:lineTo x="-4" y="5078"/>
                <wp:lineTo x="-4" y="5099"/>
                <wp:lineTo x="-4" y="5120"/>
                <wp:lineTo x="-4" y="5141"/>
                <wp:lineTo x="-4" y="5162"/>
                <wp:lineTo x="-4" y="5184"/>
                <wp:lineTo x="-4" y="5205"/>
                <wp:lineTo x="-4" y="5226"/>
                <wp:lineTo x="-4" y="5247"/>
                <wp:lineTo x="-4" y="5268"/>
                <wp:lineTo x="-4" y="5289"/>
                <wp:lineTo x="-4" y="5310"/>
                <wp:lineTo x="-4" y="5331"/>
                <wp:lineTo x="-4" y="5352"/>
                <wp:lineTo x="-4" y="5373"/>
                <wp:lineTo x="-4" y="5395"/>
                <wp:lineTo x="-4" y="5416"/>
                <wp:lineTo x="-4" y="5437"/>
                <wp:lineTo x="-4" y="5458"/>
                <wp:lineTo x="-4" y="5479"/>
                <wp:lineTo x="-4" y="5500"/>
                <wp:lineTo x="-4" y="5521"/>
                <wp:lineTo x="-4" y="5542"/>
                <wp:lineTo x="-4" y="5563"/>
                <wp:lineTo x="-4" y="5584"/>
                <wp:lineTo x="-4" y="5605"/>
                <wp:lineTo x="-4" y="5627"/>
                <wp:lineTo x="-4" y="5648"/>
                <wp:lineTo x="-4" y="5669"/>
                <wp:lineTo x="-4" y="5689"/>
                <wp:lineTo x="-4" y="5710"/>
                <wp:lineTo x="-4" y="5731"/>
                <wp:lineTo x="-4" y="5752"/>
                <wp:lineTo x="-4" y="5773"/>
                <wp:lineTo x="-4" y="5794"/>
                <wp:lineTo x="-4" y="5815"/>
                <wp:lineTo x="-4" y="5836"/>
                <wp:lineTo x="-4" y="5858"/>
                <wp:lineTo x="-4" y="5879"/>
                <wp:lineTo x="-4" y="5900"/>
                <wp:lineTo x="-4" y="5921"/>
                <wp:lineTo x="-4" y="5942"/>
                <wp:lineTo x="-4" y="5963"/>
                <wp:lineTo x="-4" y="5984"/>
                <wp:lineTo x="-4" y="6005"/>
                <wp:lineTo x="-4" y="6026"/>
                <wp:lineTo x="-4" y="6047"/>
                <wp:lineTo x="-4" y="6069"/>
                <wp:lineTo x="-4" y="6090"/>
                <wp:lineTo x="-4" y="6111"/>
                <wp:lineTo x="-4" y="6132"/>
                <wp:lineTo x="-4" y="6153"/>
                <wp:lineTo x="-4" y="6174"/>
                <wp:lineTo x="-4" y="6195"/>
                <wp:lineTo x="-4" y="6216"/>
                <wp:lineTo x="-4" y="6237"/>
                <wp:lineTo x="-4" y="6258"/>
                <wp:lineTo x="-4" y="6279"/>
                <wp:lineTo x="-4" y="6301"/>
                <wp:lineTo x="-4" y="6322"/>
                <wp:lineTo x="-4" y="6343"/>
                <wp:lineTo x="-4" y="6364"/>
                <wp:lineTo x="-4" y="6385"/>
                <wp:lineTo x="-4" y="6406"/>
                <wp:lineTo x="-4" y="6427"/>
                <wp:lineTo x="-4" y="6448"/>
                <wp:lineTo x="-4" y="6469"/>
                <wp:lineTo x="-4" y="6490"/>
                <wp:lineTo x="-4" y="6511"/>
                <wp:lineTo x="-4" y="6533"/>
                <wp:lineTo x="-4" y="6554"/>
                <wp:lineTo x="-4" y="6575"/>
                <wp:lineTo x="-4" y="6596"/>
                <wp:lineTo x="-4" y="6617"/>
                <wp:lineTo x="-4" y="6638"/>
                <wp:lineTo x="-4" y="6659"/>
                <wp:lineTo x="-4" y="6680"/>
                <wp:lineTo x="-4" y="6701"/>
                <wp:lineTo x="-4" y="6722"/>
                <wp:lineTo x="-4" y="6744"/>
                <wp:lineTo x="-4" y="6765"/>
                <wp:lineTo x="-4" y="6786"/>
                <wp:lineTo x="-4" y="6807"/>
                <wp:lineTo x="-4" y="6827"/>
                <wp:lineTo x="-4" y="6848"/>
                <wp:lineTo x="-4" y="6869"/>
                <wp:lineTo x="-4" y="6890"/>
                <wp:lineTo x="-4" y="6911"/>
                <wp:lineTo x="-4" y="6932"/>
                <wp:lineTo x="-4" y="6953"/>
                <wp:lineTo x="-4" y="6975"/>
                <wp:lineTo x="-4" y="6996"/>
                <wp:lineTo x="-4" y="7017"/>
                <wp:lineTo x="-4" y="7038"/>
                <wp:lineTo x="-4" y="7059"/>
                <wp:lineTo x="-4" y="7080"/>
                <wp:lineTo x="-4" y="7101"/>
                <wp:lineTo x="-4" y="7122"/>
                <wp:lineTo x="-4" y="7143"/>
                <wp:lineTo x="-4" y="7164"/>
                <wp:lineTo x="-4" y="7185"/>
                <wp:lineTo x="-4" y="7207"/>
                <wp:lineTo x="-4" y="7228"/>
                <wp:lineTo x="-4" y="7249"/>
                <wp:lineTo x="-4" y="7270"/>
                <wp:lineTo x="-4" y="7291"/>
                <wp:lineTo x="-4" y="7312"/>
                <wp:lineTo x="-4" y="7333"/>
                <wp:lineTo x="-4" y="7354"/>
                <wp:lineTo x="-4" y="7375"/>
                <wp:lineTo x="-4" y="7396"/>
                <wp:lineTo x="-4" y="7418"/>
                <wp:lineTo x="-4" y="7439"/>
                <wp:lineTo x="-4" y="7460"/>
                <wp:lineTo x="-4" y="7481"/>
                <wp:lineTo x="-4" y="7502"/>
                <wp:lineTo x="-4" y="7523"/>
                <wp:lineTo x="-4" y="7544"/>
                <wp:lineTo x="-4" y="7565"/>
                <wp:lineTo x="-4" y="7586"/>
                <wp:lineTo x="-4" y="7607"/>
                <wp:lineTo x="-4" y="7628"/>
                <wp:lineTo x="-4" y="7650"/>
                <wp:lineTo x="-4" y="7671"/>
                <wp:lineTo x="-4" y="7692"/>
                <wp:lineTo x="-4" y="7713"/>
                <wp:lineTo x="-4" y="7734"/>
                <wp:lineTo x="-4" y="7755"/>
                <wp:lineTo x="-4" y="7776"/>
                <wp:lineTo x="-4" y="7797"/>
                <wp:lineTo x="-4" y="7818"/>
                <wp:lineTo x="-4" y="7839"/>
                <wp:lineTo x="-4" y="7860"/>
                <wp:lineTo x="-4" y="7882"/>
                <wp:lineTo x="-4" y="7903"/>
                <wp:lineTo x="-4" y="7924"/>
                <wp:lineTo x="-4" y="7945"/>
                <wp:lineTo x="-4" y="7965"/>
                <wp:lineTo x="-4" y="7986"/>
                <wp:lineTo x="-4" y="8007"/>
                <wp:lineTo x="-4" y="8028"/>
                <wp:lineTo x="-4" y="8049"/>
                <wp:lineTo x="-4" y="8070"/>
                <wp:lineTo x="-4" y="8092"/>
                <wp:lineTo x="-4" y="8113"/>
                <wp:lineTo x="-4" y="8134"/>
                <wp:lineTo x="-4" y="8155"/>
                <wp:lineTo x="-4" y="8176"/>
                <wp:lineTo x="-4" y="8197"/>
                <wp:lineTo x="-4" y="8218"/>
                <wp:lineTo x="-4" y="8239"/>
                <wp:lineTo x="-4" y="8260"/>
                <wp:lineTo x="-4" y="8281"/>
                <wp:lineTo x="-4" y="8302"/>
                <wp:lineTo x="-4" y="8324"/>
                <wp:lineTo x="-4" y="8345"/>
                <wp:lineTo x="-4" y="8366"/>
                <wp:lineTo x="-4" y="8387"/>
                <wp:lineTo x="-4" y="8408"/>
                <wp:lineTo x="-4" y="8429"/>
                <wp:lineTo x="-4" y="8450"/>
                <wp:lineTo x="-4" y="8471"/>
                <wp:lineTo x="-4" y="8492"/>
                <wp:lineTo x="-4" y="8513"/>
                <wp:lineTo x="-4" y="8534"/>
                <wp:lineTo x="-4" y="8556"/>
                <wp:lineTo x="-4" y="8577"/>
                <wp:lineTo x="-4" y="8598"/>
                <wp:lineTo x="-4" y="8619"/>
                <wp:lineTo x="-4" y="8640"/>
                <wp:lineTo x="-4" y="8661"/>
                <wp:lineTo x="-4" y="8682"/>
                <wp:lineTo x="-4" y="8703"/>
                <wp:lineTo x="-4" y="8724"/>
                <wp:lineTo x="-4" y="8745"/>
                <wp:lineTo x="-4" y="8767"/>
                <wp:lineTo x="-4" y="8788"/>
                <wp:lineTo x="-4" y="8809"/>
                <wp:lineTo x="-4" y="8830"/>
                <wp:lineTo x="-4" y="8851"/>
                <wp:lineTo x="-4" y="8872"/>
                <wp:lineTo x="-4" y="8893"/>
                <wp:lineTo x="-4" y="8914"/>
                <wp:lineTo x="-4" y="8935"/>
                <wp:lineTo x="-4" y="8956"/>
                <wp:lineTo x="-4" y="8977"/>
                <wp:lineTo x="-4" y="8999"/>
                <wp:lineTo x="-4" y="9020"/>
                <wp:lineTo x="-4" y="9041"/>
                <wp:lineTo x="-4" y="9062"/>
                <wp:lineTo x="-4" y="9083"/>
                <wp:lineTo x="-4" y="9103"/>
                <wp:lineTo x="-4" y="9124"/>
                <wp:lineTo x="-4" y="9145"/>
                <wp:lineTo x="-4" y="9166"/>
                <wp:lineTo x="-4" y="9187"/>
                <wp:lineTo x="-4" y="9208"/>
                <wp:lineTo x="-4" y="9230"/>
                <wp:lineTo x="-4" y="9251"/>
                <wp:lineTo x="-4" y="9272"/>
                <wp:lineTo x="-4" y="9293"/>
                <wp:lineTo x="-4" y="9314"/>
                <wp:lineTo x="-4" y="9335"/>
                <wp:lineTo x="-4" y="9356"/>
                <wp:lineTo x="-4" y="9377"/>
                <wp:lineTo x="-4" y="9398"/>
                <wp:lineTo x="-4" y="9419"/>
                <wp:lineTo x="-4" y="9441"/>
                <wp:lineTo x="-4" y="9462"/>
                <wp:lineTo x="-4" y="9483"/>
                <wp:lineTo x="-4" y="9504"/>
                <wp:lineTo x="-4" y="9525"/>
                <wp:lineTo x="-4" y="9546"/>
                <wp:lineTo x="-4" y="9567"/>
                <wp:lineTo x="-4" y="9588"/>
                <wp:lineTo x="-4" y="9609"/>
                <wp:lineTo x="-4" y="9630"/>
                <wp:lineTo x="-4" y="9651"/>
                <wp:lineTo x="-4" y="9673"/>
                <wp:lineTo x="-4" y="9694"/>
                <wp:lineTo x="-4" y="9715"/>
                <wp:lineTo x="-4" y="9736"/>
                <wp:lineTo x="-4" y="9757"/>
                <wp:lineTo x="-4" y="9778"/>
                <wp:lineTo x="-4" y="9799"/>
                <wp:lineTo x="-4" y="9820"/>
                <wp:lineTo x="-4" y="9841"/>
                <wp:lineTo x="-4" y="9862"/>
                <wp:lineTo x="-4" y="9883"/>
                <wp:lineTo x="-4" y="9905"/>
                <wp:lineTo x="-4" y="9926"/>
                <wp:lineTo x="-4" y="9947"/>
                <wp:lineTo x="-4" y="9968"/>
                <wp:lineTo x="-4" y="9989"/>
                <wp:lineTo x="-4" y="10010"/>
                <wp:lineTo x="-4" y="10031"/>
                <wp:lineTo x="-4" y="10052"/>
                <wp:lineTo x="-4" y="10073"/>
                <wp:lineTo x="-4" y="10094"/>
                <wp:lineTo x="-4" y="10116"/>
                <wp:lineTo x="-4" y="10137"/>
                <wp:lineTo x="-4" y="10158"/>
                <wp:lineTo x="-4" y="10179"/>
                <wp:lineTo x="-4" y="10200"/>
                <wp:lineTo x="-4" y="10221"/>
                <wp:lineTo x="-4" y="10241"/>
                <wp:lineTo x="-4" y="10262"/>
                <wp:lineTo x="-4" y="10283"/>
                <wp:lineTo x="-4" y="10304"/>
                <wp:lineTo x="-4" y="10325"/>
                <wp:lineTo x="-4" y="10347"/>
                <wp:lineTo x="-4" y="10368"/>
                <wp:lineTo x="-4" y="10389"/>
                <wp:lineTo x="-4" y="10410"/>
                <wp:lineTo x="-4" y="10431"/>
                <wp:lineTo x="-4" y="10452"/>
                <wp:lineTo x="-4" y="10473"/>
                <wp:lineTo x="-4" y="10494"/>
                <wp:lineTo x="-4" y="10515"/>
                <wp:lineTo x="-4" y="10536"/>
                <wp:lineTo x="-4" y="10557"/>
                <wp:lineTo x="-4" y="10579"/>
                <wp:lineTo x="-4" y="10600"/>
                <wp:lineTo x="-4" y="10621"/>
                <wp:lineTo x="-4" y="10642"/>
                <wp:lineTo x="-4" y="10663"/>
                <wp:lineTo x="-4" y="10684"/>
                <wp:lineTo x="-4" y="10705"/>
                <wp:lineTo x="-4" y="10726"/>
                <wp:lineTo x="-4" y="10747"/>
                <wp:lineTo x="-4" y="10768"/>
                <wp:lineTo x="-4" y="10790"/>
                <wp:lineTo x="-4" y="10811"/>
                <wp:lineTo x="-4" y="10832"/>
                <wp:lineTo x="-4" y="10853"/>
                <wp:lineTo x="-4" y="10874"/>
                <wp:lineTo x="-4" y="10895"/>
                <wp:lineTo x="-4" y="10916"/>
                <wp:lineTo x="-4" y="10937"/>
                <wp:lineTo x="-4" y="10958"/>
                <wp:lineTo x="-4" y="10979"/>
                <wp:lineTo x="-4" y="11000"/>
                <wp:lineTo x="-4" y="11022"/>
                <wp:lineTo x="-4" y="11043"/>
                <wp:lineTo x="-4" y="11064"/>
                <wp:lineTo x="-4" y="11085"/>
                <wp:lineTo x="-4" y="11106"/>
                <wp:lineTo x="-4" y="11127"/>
                <wp:lineTo x="-4" y="11148"/>
                <wp:lineTo x="-4" y="11169"/>
                <wp:lineTo x="-4" y="11190"/>
                <wp:lineTo x="-4" y="11211"/>
                <wp:lineTo x="-4" y="11232"/>
                <wp:lineTo x="-4" y="11254"/>
                <wp:lineTo x="-4" y="11275"/>
                <wp:lineTo x="-4" y="11296"/>
                <wp:lineTo x="-4" y="11317"/>
                <wp:lineTo x="-4" y="11338"/>
                <wp:lineTo x="-4" y="11358"/>
                <wp:lineTo x="-4" y="11379"/>
                <wp:lineTo x="-4" y="11400"/>
                <wp:lineTo x="-4" y="11421"/>
                <wp:lineTo x="-4" y="11442"/>
                <wp:lineTo x="-4" y="11464"/>
                <wp:lineTo x="-4" y="11485"/>
                <wp:lineTo x="-4" y="11506"/>
                <wp:lineTo x="-4" y="11527"/>
                <wp:lineTo x="-4" y="11548"/>
                <wp:lineTo x="-4" y="11569"/>
                <wp:lineTo x="-4" y="11590"/>
                <wp:lineTo x="-4" y="11611"/>
                <wp:lineTo x="-4" y="11632"/>
                <wp:lineTo x="-4" y="11653"/>
                <wp:lineTo x="-4" y="11674"/>
                <wp:lineTo x="-4" y="11696"/>
                <wp:lineTo x="-4" y="11717"/>
                <wp:lineTo x="-4" y="11738"/>
                <wp:lineTo x="-4" y="11759"/>
                <wp:lineTo x="-4" y="11780"/>
                <wp:lineTo x="-4" y="11801"/>
                <wp:lineTo x="-4" y="11822"/>
                <wp:lineTo x="-4" y="11843"/>
                <wp:lineTo x="-4" y="11864"/>
                <wp:lineTo x="-4" y="11885"/>
                <wp:lineTo x="-4" y="11906"/>
                <wp:lineTo x="-4" y="11928"/>
                <wp:lineTo x="-4" y="11949"/>
                <wp:lineTo x="-4" y="11970"/>
                <wp:lineTo x="-4" y="11991"/>
                <wp:lineTo x="-4" y="12012"/>
                <wp:lineTo x="-4" y="12033"/>
                <wp:lineTo x="-4" y="12054"/>
                <wp:lineTo x="-4" y="12075"/>
                <wp:lineTo x="-4" y="12096"/>
                <wp:lineTo x="-4" y="12117"/>
                <wp:lineTo x="-4" y="12139"/>
                <wp:lineTo x="-4" y="12160"/>
                <wp:lineTo x="-4" y="12181"/>
                <wp:lineTo x="-4" y="12202"/>
                <wp:lineTo x="-4" y="12223"/>
                <wp:lineTo x="-4" y="12244"/>
                <wp:lineTo x="-4" y="12265"/>
                <wp:lineTo x="-4" y="12286"/>
                <wp:lineTo x="-4" y="12307"/>
                <wp:lineTo x="-4" y="12328"/>
                <wp:lineTo x="-4" y="12349"/>
                <wp:lineTo x="-4" y="12371"/>
                <wp:lineTo x="-4" y="12392"/>
                <wp:lineTo x="-4" y="12413"/>
                <wp:lineTo x="-4" y="12434"/>
                <wp:lineTo x="-4" y="12455"/>
                <wp:lineTo x="-4" y="12476"/>
                <wp:lineTo x="-4" y="12496"/>
                <wp:lineTo x="-4" y="12517"/>
                <wp:lineTo x="-4" y="12538"/>
                <wp:lineTo x="-4" y="12559"/>
                <wp:lineTo x="-4" y="12580"/>
                <wp:lineTo x="-4" y="12602"/>
                <wp:lineTo x="-4" y="12623"/>
                <wp:lineTo x="-4" y="12644"/>
                <wp:lineTo x="-4" y="12665"/>
                <wp:lineTo x="-4" y="12686"/>
                <wp:lineTo x="-4" y="12707"/>
                <wp:lineTo x="-4" y="12728"/>
                <wp:lineTo x="-4" y="12749"/>
                <wp:lineTo x="-4" y="12770"/>
                <wp:lineTo x="-4" y="12791"/>
                <wp:lineTo x="-4" y="12813"/>
                <wp:lineTo x="-4" y="12834"/>
                <wp:lineTo x="-4" y="12855"/>
                <wp:lineTo x="-4" y="12876"/>
                <wp:lineTo x="-4" y="12897"/>
                <wp:lineTo x="-4" y="12918"/>
                <wp:lineTo x="-4" y="12939"/>
                <wp:lineTo x="-4" y="12960"/>
                <wp:lineTo x="-4" y="12981"/>
                <wp:lineTo x="-4" y="13002"/>
                <wp:lineTo x="-4" y="13023"/>
                <wp:lineTo x="-4" y="13045"/>
                <wp:lineTo x="-4" y="13066"/>
                <wp:lineTo x="-4" y="13087"/>
                <wp:lineTo x="-4" y="13108"/>
                <wp:lineTo x="-4" y="13129"/>
                <wp:lineTo x="-4" y="13150"/>
                <wp:lineTo x="-4" y="13171"/>
                <wp:lineTo x="-4" y="13192"/>
                <wp:lineTo x="-4" y="13213"/>
                <wp:lineTo x="-4" y="13234"/>
                <wp:lineTo x="-4" y="13255"/>
                <wp:lineTo x="-4" y="13277"/>
                <wp:lineTo x="-4" y="13298"/>
                <wp:lineTo x="-4" y="13319"/>
                <wp:lineTo x="-4" y="13340"/>
                <wp:lineTo x="-4" y="13361"/>
                <wp:lineTo x="-4" y="13382"/>
                <wp:lineTo x="-4" y="13403"/>
                <wp:lineTo x="-4" y="13424"/>
                <wp:lineTo x="-4" y="13445"/>
                <wp:lineTo x="-4" y="13466"/>
                <wp:lineTo x="-4" y="13488"/>
                <wp:lineTo x="-4" y="13509"/>
                <wp:lineTo x="-4" y="13530"/>
                <wp:lineTo x="-4" y="13551"/>
                <wp:lineTo x="-4" y="13572"/>
                <wp:lineTo x="-4" y="13593"/>
                <wp:lineTo x="-4" y="13614"/>
                <wp:lineTo x="-4" y="13634"/>
                <wp:lineTo x="-4" y="13655"/>
                <wp:lineTo x="-4" y="13676"/>
                <wp:lineTo x="-4" y="13697"/>
                <wp:lineTo x="-4" y="13719"/>
                <wp:lineTo x="-4" y="13740"/>
                <wp:lineTo x="-4" y="13761"/>
                <wp:lineTo x="-4" y="13782"/>
                <wp:lineTo x="-4" y="13803"/>
                <wp:lineTo x="-4" y="13824"/>
                <wp:lineTo x="-4" y="13845"/>
                <wp:lineTo x="-4" y="13866"/>
                <wp:lineTo x="-4" y="13887"/>
                <wp:lineTo x="-4" y="13908"/>
                <wp:lineTo x="-4" y="13929"/>
                <wp:lineTo x="-4" y="13951"/>
                <wp:lineTo x="-4" y="13972"/>
                <wp:lineTo x="-4" y="13993"/>
                <wp:lineTo x="-4" y="14014"/>
                <wp:lineTo x="-4" y="14035"/>
                <wp:lineTo x="-4" y="14056"/>
                <wp:lineTo x="-4" y="14077"/>
                <wp:lineTo x="-4" y="14098"/>
                <wp:lineTo x="-4" y="14119"/>
                <wp:lineTo x="-4" y="14140"/>
                <wp:lineTo x="-4" y="14162"/>
                <wp:lineTo x="-4" y="14183"/>
                <wp:lineTo x="-4" y="14204"/>
                <wp:lineTo x="-4" y="14225"/>
                <wp:lineTo x="-4" y="14246"/>
                <wp:lineTo x="-4" y="14267"/>
                <wp:lineTo x="-4" y="14288"/>
                <wp:lineTo x="-4" y="14309"/>
                <wp:lineTo x="-4" y="14330"/>
                <wp:lineTo x="-4" y="14351"/>
                <wp:lineTo x="-4" y="14372"/>
                <wp:lineTo x="-4" y="14394"/>
                <wp:lineTo x="-4" y="14415"/>
                <wp:lineTo x="-4" y="14436"/>
                <wp:lineTo x="-4" y="14457"/>
                <wp:lineTo x="-4" y="14478"/>
                <wp:lineTo x="-4" y="14499"/>
                <wp:lineTo x="-4" y="14520"/>
                <wp:lineTo x="-4" y="14541"/>
                <wp:lineTo x="-4" y="14562"/>
                <wp:lineTo x="-4" y="14583"/>
                <wp:lineTo x="-4" y="14604"/>
                <wp:lineTo x="-4" y="14626"/>
                <wp:lineTo x="-4" y="14647"/>
                <wp:lineTo x="-4" y="14668"/>
                <wp:lineTo x="-4" y="14689"/>
                <wp:lineTo x="-4" y="14710"/>
                <wp:lineTo x="-4" y="14731"/>
                <wp:lineTo x="-4" y="14752"/>
                <wp:lineTo x="-4" y="14772"/>
                <wp:lineTo x="-4" y="14793"/>
                <wp:lineTo x="-4" y="14814"/>
                <wp:lineTo x="-4" y="14836"/>
                <wp:lineTo x="-4" y="14857"/>
                <wp:lineTo x="-4" y="14878"/>
                <wp:lineTo x="-4" y="14899"/>
                <wp:lineTo x="-4" y="14920"/>
                <wp:lineTo x="-4" y="14941"/>
                <wp:lineTo x="-4" y="14962"/>
                <wp:lineTo x="-4" y="14983"/>
                <wp:lineTo x="-4" y="15004"/>
                <wp:lineTo x="-4" y="15025"/>
                <wp:lineTo x="-4" y="15046"/>
                <wp:lineTo x="-4" y="15068"/>
                <wp:lineTo x="-4" y="15089"/>
                <wp:lineTo x="-4" y="15110"/>
                <wp:lineTo x="-4" y="15131"/>
                <wp:lineTo x="-4" y="15152"/>
                <wp:lineTo x="-4" y="15173"/>
                <wp:lineTo x="-4" y="15194"/>
                <wp:lineTo x="-4" y="15215"/>
                <wp:lineTo x="-4" y="15236"/>
                <wp:lineTo x="-4" y="15257"/>
                <wp:lineTo x="-4" y="15278"/>
                <wp:lineTo x="-4" y="15300"/>
                <wp:lineTo x="-4" y="15321"/>
                <wp:lineTo x="-4" y="15342"/>
                <wp:lineTo x="-4" y="15363"/>
                <wp:lineTo x="-4" y="15384"/>
                <wp:lineTo x="-4" y="15405"/>
                <wp:lineTo x="-4" y="15426"/>
                <wp:lineTo x="-4" y="15447"/>
                <wp:lineTo x="-4" y="15468"/>
                <wp:lineTo x="-4" y="15489"/>
                <wp:lineTo x="-4" y="15511"/>
                <wp:lineTo x="-4" y="15532"/>
                <wp:lineTo x="-4" y="15553"/>
                <wp:lineTo x="-4" y="15574"/>
                <wp:lineTo x="-4" y="15595"/>
                <wp:lineTo x="-4" y="15616"/>
                <wp:lineTo x="-4" y="15637"/>
                <wp:lineTo x="-4" y="15658"/>
                <wp:lineTo x="-4" y="15679"/>
                <wp:lineTo x="-4" y="15700"/>
                <wp:lineTo x="-4" y="15721"/>
                <wp:lineTo x="-4" y="15743"/>
                <wp:lineTo x="-4" y="15764"/>
                <wp:lineTo x="-4" y="15785"/>
                <wp:lineTo x="-4" y="15806"/>
                <wp:lineTo x="-4" y="15827"/>
                <wp:lineTo x="-4" y="15848"/>
                <wp:lineTo x="-4" y="15869"/>
                <wp:lineTo x="-4" y="15890"/>
                <wp:lineTo x="-4" y="15910"/>
                <wp:lineTo x="-4" y="15931"/>
                <wp:lineTo x="-4" y="15952"/>
                <wp:lineTo x="-4" y="15974"/>
                <wp:lineTo x="-4" y="15995"/>
                <wp:lineTo x="-4" y="16016"/>
                <wp:lineTo x="-4" y="16037"/>
                <wp:lineTo x="-4" y="16058"/>
                <wp:lineTo x="-4" y="16079"/>
                <wp:lineTo x="-4" y="16100"/>
                <wp:lineTo x="-4" y="16121"/>
                <wp:lineTo x="-4" y="16142"/>
                <wp:lineTo x="-4" y="16163"/>
                <wp:lineTo x="-4" y="16185"/>
                <wp:lineTo x="-4" y="16206"/>
                <wp:lineTo x="-4" y="16227"/>
                <wp:lineTo x="-4" y="16248"/>
                <wp:lineTo x="-4" y="16269"/>
                <wp:lineTo x="-4" y="16290"/>
                <wp:lineTo x="-4" y="16311"/>
                <wp:lineTo x="-4" y="16332"/>
                <wp:lineTo x="-4" y="16353"/>
                <wp:lineTo x="-4" y="16374"/>
                <wp:lineTo x="-4" y="16395"/>
                <wp:lineTo x="-4" y="16417"/>
                <wp:lineTo x="-4" y="16438"/>
                <wp:lineTo x="-4" y="16459"/>
                <wp:lineTo x="-4" y="16480"/>
                <wp:lineTo x="-4" y="16501"/>
                <wp:lineTo x="-4" y="16522"/>
                <wp:lineTo x="-4" y="16543"/>
                <wp:lineTo x="-4" y="16564"/>
                <wp:lineTo x="-4" y="16585"/>
                <wp:lineTo x="-4" y="16606"/>
                <wp:lineTo x="-4" y="16627"/>
                <wp:lineTo x="-4" y="16649"/>
                <wp:lineTo x="-4" y="16670"/>
                <wp:lineTo x="-4" y="16691"/>
                <wp:lineTo x="-4" y="16712"/>
                <wp:lineTo x="-4" y="16733"/>
                <wp:lineTo x="-4" y="16754"/>
                <wp:lineTo x="-4" y="16775"/>
                <wp:lineTo x="-4" y="16796"/>
                <wp:lineTo x="-4" y="16817"/>
                <wp:lineTo x="-4" y="16838"/>
                <wp:lineTo x="-4" y="16860"/>
                <wp:lineTo x="-4" y="16881"/>
                <wp:lineTo x="-4" y="16902"/>
                <wp:lineTo x="-4" y="16923"/>
                <wp:lineTo x="-4" y="16944"/>
                <wp:lineTo x="-4" y="16965"/>
                <wp:lineTo x="-4" y="16986"/>
                <wp:lineTo x="-4" y="17007"/>
                <wp:lineTo x="-4" y="17028"/>
                <wp:lineTo x="-4" y="17048"/>
                <wp:lineTo x="-4" y="17069"/>
                <wp:lineTo x="-4" y="17091"/>
                <wp:lineTo x="-4" y="17112"/>
                <wp:lineTo x="-4" y="17133"/>
                <wp:lineTo x="-4" y="17154"/>
                <wp:lineTo x="-4" y="17175"/>
                <wp:lineTo x="-4" y="17196"/>
                <wp:lineTo x="-4" y="17217"/>
                <wp:lineTo x="-4" y="17238"/>
                <wp:lineTo x="-4" y="17259"/>
                <wp:lineTo x="-4" y="17280"/>
                <wp:lineTo x="-4" y="17301"/>
                <wp:lineTo x="-4" y="17323"/>
                <wp:lineTo x="-4" y="17344"/>
                <wp:lineTo x="-4" y="17365"/>
                <wp:lineTo x="-4" y="17386"/>
                <wp:lineTo x="-4" y="17407"/>
                <wp:lineTo x="-4" y="17428"/>
                <wp:lineTo x="-4" y="17449"/>
                <wp:lineTo x="-4" y="17470"/>
                <wp:lineTo x="-4" y="17491"/>
                <wp:lineTo x="-4" y="17512"/>
                <wp:lineTo x="-4" y="17534"/>
                <wp:lineTo x="-4" y="17555"/>
                <wp:lineTo x="-4" y="17576"/>
                <wp:lineTo x="-4" y="17597"/>
                <wp:lineTo x="-4" y="17618"/>
                <wp:lineTo x="-4" y="17639"/>
                <wp:lineTo x="-4" y="17660"/>
                <wp:lineTo x="-4" y="17681"/>
                <wp:lineTo x="-4" y="17702"/>
                <wp:lineTo x="-4" y="17723"/>
                <wp:lineTo x="-4" y="17744"/>
                <wp:lineTo x="-4" y="17766"/>
                <wp:lineTo x="-4" y="17787"/>
                <wp:lineTo x="-4" y="17808"/>
                <wp:lineTo x="-4" y="17829"/>
                <wp:lineTo x="-4" y="17850"/>
                <wp:lineTo x="-4" y="17871"/>
                <wp:lineTo x="-4" y="17892"/>
                <wp:lineTo x="-4" y="17913"/>
                <wp:lineTo x="-4" y="17934"/>
                <wp:lineTo x="-4" y="17955"/>
                <wp:lineTo x="-4" y="17976"/>
                <wp:lineTo x="-4" y="17998"/>
                <wp:lineTo x="-4" y="18019"/>
                <wp:lineTo x="-4" y="18040"/>
                <wp:lineTo x="-4" y="18061"/>
                <wp:lineTo x="-4" y="18082"/>
                <wp:lineTo x="-4" y="18103"/>
                <wp:lineTo x="-4" y="18124"/>
                <wp:lineTo x="-4" y="18145"/>
                <wp:lineTo x="-4" y="18166"/>
                <wp:lineTo x="-4" y="18186"/>
                <wp:lineTo x="-4" y="18208"/>
                <wp:lineTo x="-4" y="18229"/>
                <wp:lineTo x="-4" y="18250"/>
                <wp:lineTo x="-4" y="18271"/>
                <wp:lineTo x="-4" y="18292"/>
                <wp:lineTo x="-4" y="18313"/>
                <wp:lineTo x="-4" y="18334"/>
                <wp:lineTo x="-4" y="18355"/>
                <wp:lineTo x="-4" y="18376"/>
                <wp:lineTo x="-4" y="18397"/>
                <wp:lineTo x="-4" y="18418"/>
                <wp:lineTo x="-4" y="18440"/>
                <wp:lineTo x="-4" y="18461"/>
                <wp:lineTo x="-4" y="18482"/>
                <wp:lineTo x="-4" y="18503"/>
                <wp:lineTo x="-4" y="18524"/>
                <wp:lineTo x="-4" y="18545"/>
                <wp:lineTo x="-4" y="18566"/>
                <wp:lineTo x="-4" y="18587"/>
                <wp:lineTo x="-4" y="18608"/>
                <wp:lineTo x="-4" y="18629"/>
                <wp:lineTo x="-4" y="18650"/>
                <wp:lineTo x="-4" y="18672"/>
                <wp:lineTo x="-4" y="18693"/>
                <wp:lineTo x="-4" y="18714"/>
                <wp:lineTo x="-4" y="18735"/>
                <wp:lineTo x="-4" y="18756"/>
                <wp:lineTo x="-4" y="18777"/>
                <wp:lineTo x="-4" y="18798"/>
                <wp:lineTo x="-4" y="18819"/>
                <wp:lineTo x="-4" y="18840"/>
                <wp:lineTo x="-4" y="18861"/>
                <wp:lineTo x="-4" y="18883"/>
                <wp:lineTo x="-4" y="18904"/>
                <wp:lineTo x="-4" y="18925"/>
                <wp:lineTo x="-4" y="18946"/>
                <wp:lineTo x="-4" y="18967"/>
                <wp:lineTo x="-4" y="18988"/>
                <wp:lineTo x="-4" y="19009"/>
                <wp:lineTo x="-4" y="19030"/>
                <wp:lineTo x="-4" y="19051"/>
                <wp:lineTo x="-4" y="19072"/>
                <wp:lineTo x="-4" y="19093"/>
                <wp:lineTo x="-4" y="19115"/>
                <wp:lineTo x="-4" y="19136"/>
                <wp:lineTo x="-4" y="19157"/>
                <wp:lineTo x="-4" y="19178"/>
                <wp:lineTo x="-4" y="19199"/>
                <wp:lineTo x="-4" y="19220"/>
                <wp:lineTo x="-4" y="19241"/>
                <wp:lineTo x="-4" y="19262"/>
                <wp:lineTo x="-4" y="19283"/>
                <wp:lineTo x="-4" y="19304"/>
                <wp:lineTo x="-4" y="19324"/>
                <wp:lineTo x="-4" y="19346"/>
                <wp:lineTo x="-4" y="19367"/>
                <wp:lineTo x="-4" y="19388"/>
                <wp:lineTo x="-4" y="19409"/>
                <wp:lineTo x="-4" y="19430"/>
                <wp:lineTo x="-4" y="19451"/>
                <wp:lineTo x="-4" y="19472"/>
                <wp:lineTo x="-4" y="19493"/>
                <wp:lineTo x="-4" y="19514"/>
                <wp:lineTo x="-4" y="19535"/>
                <wp:lineTo x="-4" y="19557"/>
                <wp:lineTo x="-4" y="19578"/>
                <wp:lineTo x="-4" y="19599"/>
                <wp:lineTo x="-4" y="19620"/>
                <wp:lineTo x="-4" y="19641"/>
                <wp:lineTo x="-4" y="19662"/>
                <wp:lineTo x="-4" y="19683"/>
                <wp:lineTo x="-4" y="19704"/>
                <wp:lineTo x="-4" y="19725"/>
                <wp:lineTo x="-4" y="19746"/>
                <wp:lineTo x="-4" y="19767"/>
                <wp:lineTo x="-4" y="19789"/>
                <wp:lineTo x="-4" y="19810"/>
                <wp:lineTo x="-4" y="19831"/>
                <wp:lineTo x="-4" y="19852"/>
                <wp:lineTo x="-4" y="19873"/>
                <wp:lineTo x="-4" y="19894"/>
                <wp:lineTo x="-4" y="19915"/>
                <wp:lineTo x="-4" y="19936"/>
                <wp:lineTo x="-4" y="19957"/>
                <wp:lineTo x="-4" y="19978"/>
                <wp:lineTo x="-4" y="19999"/>
                <wp:lineTo x="-4" y="20021"/>
                <wp:lineTo x="-4" y="20042"/>
                <wp:lineTo x="-4" y="20063"/>
                <wp:lineTo x="-4" y="20084"/>
                <wp:lineTo x="-4" y="20105"/>
                <wp:lineTo x="-4" y="20126"/>
                <wp:lineTo x="-4" y="20147"/>
                <wp:lineTo x="-4" y="20168"/>
                <wp:lineTo x="-4" y="20189"/>
                <wp:lineTo x="-4" y="20210"/>
                <wp:lineTo x="-4" y="20232"/>
                <wp:lineTo x="-4" y="20253"/>
                <wp:lineTo x="-4" y="20274"/>
                <wp:lineTo x="-4" y="20295"/>
                <wp:lineTo x="-4" y="20316"/>
                <wp:lineTo x="-4" y="20337"/>
                <wp:lineTo x="-4" y="20358"/>
                <wp:lineTo x="-4" y="20379"/>
                <wp:lineTo x="-4" y="20400"/>
                <wp:lineTo x="-4" y="20421"/>
                <wp:lineTo x="-4" y="20442"/>
                <wp:lineTo x="-4" y="20463"/>
                <wp:lineTo x="-4" y="20484"/>
                <wp:lineTo x="-4" y="20505"/>
                <wp:lineTo x="-4" y="20526"/>
                <wp:lineTo x="-4" y="20547"/>
                <wp:lineTo x="-4" y="20568"/>
                <wp:lineTo x="-4" y="20589"/>
                <wp:lineTo x="-4" y="20610"/>
                <wp:lineTo x="-4" y="20631"/>
                <wp:lineTo x="-4" y="20652"/>
                <wp:lineTo x="-4" y="20673"/>
                <wp:lineTo x="-4" y="20695"/>
                <wp:lineTo x="-4" y="20716"/>
                <wp:lineTo x="-4" y="20737"/>
                <wp:lineTo x="-4" y="20758"/>
                <wp:lineTo x="-4" y="20779"/>
                <wp:lineTo x="-4" y="20800"/>
                <wp:lineTo x="-4" y="20821"/>
                <wp:lineTo x="-4" y="20842"/>
                <wp:lineTo x="-4" y="20863"/>
                <wp:lineTo x="-4" y="20884"/>
                <wp:lineTo x="-4" y="20906"/>
                <wp:lineTo x="-4" y="20927"/>
                <wp:lineTo x="-4" y="20948"/>
                <wp:lineTo x="-4" y="20969"/>
                <wp:lineTo x="-4" y="20990"/>
                <wp:lineTo x="-4" y="21011"/>
                <wp:lineTo x="-4" y="21032"/>
                <wp:lineTo x="-4" y="21053"/>
                <wp:lineTo x="-4" y="21074"/>
                <wp:lineTo x="-4" y="21095"/>
                <wp:lineTo x="-4" y="21116"/>
                <wp:lineTo x="-4" y="21138"/>
                <wp:lineTo x="-4" y="21159"/>
                <wp:lineTo x="-4" y="21180"/>
                <wp:lineTo x="-4" y="21201"/>
                <wp:lineTo x="-4" y="21222"/>
                <wp:lineTo x="-4" y="21243"/>
                <wp:lineTo x="-4" y="21264"/>
                <wp:lineTo x="-4" y="21285"/>
                <wp:lineTo x="-4" y="21306"/>
                <wp:lineTo x="-4" y="21327"/>
                <wp:lineTo x="-4" y="21348"/>
                <wp:lineTo x="-4" y="21370"/>
                <wp:lineTo x="-4" y="21391"/>
                <wp:lineTo x="-4" y="21412"/>
                <wp:lineTo x="-4" y="21433"/>
                <wp:lineTo x="-4" y="21454"/>
                <wp:lineTo x="-4" y="21475"/>
                <wp:lineTo x="-4" y="21496"/>
                <wp:lineTo x="-4" y="21517"/>
                <wp:lineTo x="-4" y="21538"/>
                <wp:lineTo x="21567" y="21538"/>
                <wp:lineTo x="21567" y="21517"/>
                <wp:lineTo x="21567" y="21496"/>
                <wp:lineTo x="21567" y="21475"/>
                <wp:lineTo x="21567" y="21454"/>
                <wp:lineTo x="21567" y="21433"/>
                <wp:lineTo x="21567" y="21412"/>
                <wp:lineTo x="21567" y="21391"/>
                <wp:lineTo x="21567" y="21370"/>
                <wp:lineTo x="21567" y="21348"/>
                <wp:lineTo x="21567" y="21327"/>
                <wp:lineTo x="21567" y="21306"/>
                <wp:lineTo x="21567" y="21285"/>
                <wp:lineTo x="21567" y="21264"/>
                <wp:lineTo x="21567" y="21243"/>
                <wp:lineTo x="21567" y="21222"/>
                <wp:lineTo x="21567" y="21201"/>
                <wp:lineTo x="21567" y="21180"/>
                <wp:lineTo x="21567" y="21159"/>
                <wp:lineTo x="21567" y="21138"/>
                <wp:lineTo x="21567" y="21116"/>
                <wp:lineTo x="21567" y="21095"/>
                <wp:lineTo x="21567" y="21074"/>
                <wp:lineTo x="21567" y="21053"/>
                <wp:lineTo x="21567" y="21032"/>
                <wp:lineTo x="21567" y="21011"/>
                <wp:lineTo x="21567" y="20990"/>
                <wp:lineTo x="21567" y="20969"/>
                <wp:lineTo x="21567" y="20948"/>
                <wp:lineTo x="21567" y="20927"/>
                <wp:lineTo x="21567" y="20906"/>
                <wp:lineTo x="21567" y="20884"/>
                <wp:lineTo x="21567" y="20863"/>
                <wp:lineTo x="21567" y="20842"/>
                <wp:lineTo x="21567" y="20821"/>
                <wp:lineTo x="21567" y="20800"/>
                <wp:lineTo x="21567" y="20779"/>
                <wp:lineTo x="21567" y="20758"/>
                <wp:lineTo x="21567" y="20737"/>
                <wp:lineTo x="21567" y="20716"/>
                <wp:lineTo x="21567" y="20695"/>
                <wp:lineTo x="21567" y="20673"/>
                <wp:lineTo x="21567" y="20652"/>
                <wp:lineTo x="21567" y="20631"/>
                <wp:lineTo x="21567" y="20610"/>
                <wp:lineTo x="21567" y="20589"/>
                <wp:lineTo x="21567" y="20568"/>
                <wp:lineTo x="21567" y="20547"/>
                <wp:lineTo x="21567" y="20526"/>
                <wp:lineTo x="21567" y="20505"/>
                <wp:lineTo x="21567" y="20484"/>
                <wp:lineTo x="21567" y="20463"/>
                <wp:lineTo x="21567" y="20442"/>
                <wp:lineTo x="21567" y="20421"/>
                <wp:lineTo x="21567" y="20400"/>
                <wp:lineTo x="21567" y="20379"/>
                <wp:lineTo x="21567" y="20358"/>
                <wp:lineTo x="21567" y="20337"/>
                <wp:lineTo x="21567" y="20316"/>
                <wp:lineTo x="21567" y="20295"/>
                <wp:lineTo x="21567" y="20274"/>
                <wp:lineTo x="21567" y="20253"/>
                <wp:lineTo x="21567" y="20232"/>
                <wp:lineTo x="21567" y="20210"/>
                <wp:lineTo x="21567" y="20189"/>
                <wp:lineTo x="21567" y="20168"/>
                <wp:lineTo x="21567" y="20147"/>
                <wp:lineTo x="21567" y="20126"/>
                <wp:lineTo x="21567" y="20105"/>
                <wp:lineTo x="21567" y="20084"/>
                <wp:lineTo x="21567" y="20063"/>
                <wp:lineTo x="21567" y="20042"/>
                <wp:lineTo x="21567" y="20021"/>
                <wp:lineTo x="21567" y="19999"/>
                <wp:lineTo x="21567" y="19978"/>
                <wp:lineTo x="21567" y="19957"/>
                <wp:lineTo x="21567" y="19936"/>
                <wp:lineTo x="21567" y="19915"/>
                <wp:lineTo x="21567" y="19894"/>
                <wp:lineTo x="21567" y="19873"/>
                <wp:lineTo x="21567" y="19852"/>
                <wp:lineTo x="21567" y="19831"/>
                <wp:lineTo x="21567" y="19810"/>
                <wp:lineTo x="21567" y="19789"/>
                <wp:lineTo x="21567" y="19767"/>
                <wp:lineTo x="21567" y="19746"/>
                <wp:lineTo x="21567" y="19725"/>
                <wp:lineTo x="21567" y="19704"/>
                <wp:lineTo x="21567" y="19683"/>
                <wp:lineTo x="21567" y="19662"/>
                <wp:lineTo x="21567" y="19641"/>
                <wp:lineTo x="21567" y="19620"/>
                <wp:lineTo x="21567" y="19599"/>
                <wp:lineTo x="21567" y="19578"/>
                <wp:lineTo x="21567" y="19557"/>
                <wp:lineTo x="21567" y="19535"/>
                <wp:lineTo x="21567" y="19514"/>
                <wp:lineTo x="21567" y="19493"/>
                <wp:lineTo x="21567" y="19472"/>
                <wp:lineTo x="21567" y="19451"/>
                <wp:lineTo x="21567" y="19430"/>
                <wp:lineTo x="21567" y="19409"/>
                <wp:lineTo x="21567" y="19388"/>
                <wp:lineTo x="21567" y="19367"/>
                <wp:lineTo x="21567" y="19346"/>
                <wp:lineTo x="21567" y="19324"/>
                <wp:lineTo x="21567" y="19304"/>
                <wp:lineTo x="21567" y="19283"/>
                <wp:lineTo x="21567" y="19262"/>
                <wp:lineTo x="21567" y="19241"/>
                <wp:lineTo x="21567" y="19220"/>
                <wp:lineTo x="21567" y="19199"/>
                <wp:lineTo x="21567" y="19178"/>
                <wp:lineTo x="21567" y="19157"/>
                <wp:lineTo x="21567" y="19136"/>
                <wp:lineTo x="21567" y="19115"/>
                <wp:lineTo x="21567" y="19093"/>
                <wp:lineTo x="21567" y="19072"/>
                <wp:lineTo x="21567" y="19051"/>
                <wp:lineTo x="21567" y="19030"/>
                <wp:lineTo x="21567" y="19009"/>
                <wp:lineTo x="21567" y="18988"/>
                <wp:lineTo x="21567" y="18967"/>
                <wp:lineTo x="21567" y="18946"/>
                <wp:lineTo x="21567" y="18925"/>
                <wp:lineTo x="21567" y="18904"/>
                <wp:lineTo x="21567" y="18883"/>
                <wp:lineTo x="21567" y="18861"/>
                <wp:lineTo x="21567" y="18840"/>
                <wp:lineTo x="21567" y="18819"/>
                <wp:lineTo x="21567" y="18798"/>
                <wp:lineTo x="21567" y="18777"/>
                <wp:lineTo x="21567" y="18756"/>
                <wp:lineTo x="21567" y="18735"/>
                <wp:lineTo x="21567" y="18714"/>
                <wp:lineTo x="21567" y="18693"/>
                <wp:lineTo x="21567" y="18672"/>
                <wp:lineTo x="21567" y="18650"/>
                <wp:lineTo x="21567" y="18629"/>
                <wp:lineTo x="21567" y="18608"/>
                <wp:lineTo x="21567" y="18587"/>
                <wp:lineTo x="21567" y="18566"/>
                <wp:lineTo x="21567" y="18545"/>
                <wp:lineTo x="21567" y="18524"/>
                <wp:lineTo x="21567" y="18503"/>
                <wp:lineTo x="21567" y="18482"/>
                <wp:lineTo x="21567" y="18461"/>
                <wp:lineTo x="21567" y="18440"/>
                <wp:lineTo x="21567" y="18418"/>
                <wp:lineTo x="21567" y="18397"/>
                <wp:lineTo x="21567" y="18376"/>
                <wp:lineTo x="21567" y="18355"/>
                <wp:lineTo x="21567" y="18334"/>
                <wp:lineTo x="21567" y="18313"/>
                <wp:lineTo x="21567" y="18292"/>
                <wp:lineTo x="21567" y="18271"/>
                <wp:lineTo x="21567" y="18250"/>
                <wp:lineTo x="21567" y="18229"/>
                <wp:lineTo x="21567" y="18208"/>
                <wp:lineTo x="21567" y="18186"/>
                <wp:lineTo x="21567" y="18166"/>
                <wp:lineTo x="21567" y="18145"/>
                <wp:lineTo x="21567" y="18124"/>
                <wp:lineTo x="21567" y="18103"/>
                <wp:lineTo x="21567" y="18082"/>
                <wp:lineTo x="21567" y="18061"/>
                <wp:lineTo x="21567" y="18040"/>
                <wp:lineTo x="21567" y="18019"/>
                <wp:lineTo x="21567" y="17998"/>
                <wp:lineTo x="21567" y="17976"/>
                <wp:lineTo x="21567" y="17955"/>
                <wp:lineTo x="21567" y="17934"/>
                <wp:lineTo x="21567" y="17913"/>
                <wp:lineTo x="21567" y="17892"/>
                <wp:lineTo x="21567" y="17871"/>
                <wp:lineTo x="21567" y="17850"/>
                <wp:lineTo x="21567" y="17829"/>
                <wp:lineTo x="21567" y="17808"/>
                <wp:lineTo x="21567" y="17787"/>
                <wp:lineTo x="21567" y="17766"/>
                <wp:lineTo x="21567" y="17744"/>
                <wp:lineTo x="21567" y="17723"/>
                <wp:lineTo x="21567" y="17702"/>
                <wp:lineTo x="21567" y="17681"/>
                <wp:lineTo x="21567" y="17660"/>
                <wp:lineTo x="21567" y="17639"/>
                <wp:lineTo x="21567" y="17618"/>
                <wp:lineTo x="21567" y="17597"/>
                <wp:lineTo x="21567" y="17576"/>
                <wp:lineTo x="21567" y="17555"/>
                <wp:lineTo x="21567" y="17534"/>
                <wp:lineTo x="21567" y="17512"/>
                <wp:lineTo x="21567" y="17491"/>
                <wp:lineTo x="21567" y="17470"/>
                <wp:lineTo x="21567" y="17449"/>
                <wp:lineTo x="21567" y="17428"/>
                <wp:lineTo x="21567" y="17407"/>
                <wp:lineTo x="21567" y="17386"/>
                <wp:lineTo x="21567" y="17365"/>
                <wp:lineTo x="21567" y="17344"/>
                <wp:lineTo x="21567" y="17323"/>
                <wp:lineTo x="21567" y="17301"/>
                <wp:lineTo x="21567" y="17280"/>
                <wp:lineTo x="21567" y="17259"/>
                <wp:lineTo x="21567" y="17238"/>
                <wp:lineTo x="21567" y="17217"/>
                <wp:lineTo x="21567" y="17196"/>
                <wp:lineTo x="21567" y="17175"/>
                <wp:lineTo x="21567" y="17154"/>
                <wp:lineTo x="21567" y="17133"/>
                <wp:lineTo x="21567" y="17112"/>
                <wp:lineTo x="21567" y="17091"/>
                <wp:lineTo x="21567" y="17069"/>
                <wp:lineTo x="21567" y="17048"/>
                <wp:lineTo x="21567" y="17028"/>
                <wp:lineTo x="21567" y="17007"/>
                <wp:lineTo x="21567" y="16986"/>
                <wp:lineTo x="21567" y="16965"/>
                <wp:lineTo x="21567" y="16944"/>
                <wp:lineTo x="21567" y="16923"/>
                <wp:lineTo x="21567" y="16902"/>
                <wp:lineTo x="21567" y="16881"/>
                <wp:lineTo x="21567" y="16860"/>
                <wp:lineTo x="21567" y="16838"/>
                <wp:lineTo x="21567" y="16817"/>
                <wp:lineTo x="21567" y="16796"/>
                <wp:lineTo x="21567" y="16775"/>
                <wp:lineTo x="21567" y="16754"/>
                <wp:lineTo x="21567" y="16733"/>
                <wp:lineTo x="21567" y="16712"/>
                <wp:lineTo x="21567" y="16691"/>
                <wp:lineTo x="21567" y="16670"/>
                <wp:lineTo x="21567" y="16649"/>
                <wp:lineTo x="21567" y="16627"/>
                <wp:lineTo x="21567" y="16606"/>
                <wp:lineTo x="21567" y="16585"/>
                <wp:lineTo x="21567" y="16564"/>
                <wp:lineTo x="21567" y="16543"/>
                <wp:lineTo x="21567" y="16522"/>
                <wp:lineTo x="21567" y="16501"/>
                <wp:lineTo x="21567" y="16480"/>
                <wp:lineTo x="21567" y="16459"/>
                <wp:lineTo x="21567" y="16438"/>
                <wp:lineTo x="21567" y="16417"/>
                <wp:lineTo x="21567" y="16395"/>
                <wp:lineTo x="21567" y="16374"/>
                <wp:lineTo x="21567" y="16353"/>
                <wp:lineTo x="21567" y="16332"/>
                <wp:lineTo x="21567" y="16311"/>
                <wp:lineTo x="21567" y="16290"/>
                <wp:lineTo x="21567" y="16269"/>
                <wp:lineTo x="21567" y="16248"/>
                <wp:lineTo x="21567" y="16227"/>
                <wp:lineTo x="21567" y="16206"/>
                <wp:lineTo x="21567" y="16185"/>
                <wp:lineTo x="21567" y="16163"/>
                <wp:lineTo x="21567" y="16142"/>
                <wp:lineTo x="21567" y="16121"/>
                <wp:lineTo x="21567" y="16100"/>
                <wp:lineTo x="21567" y="16079"/>
                <wp:lineTo x="21567" y="16058"/>
                <wp:lineTo x="21567" y="16037"/>
                <wp:lineTo x="21567" y="16016"/>
                <wp:lineTo x="21567" y="15995"/>
                <wp:lineTo x="21567" y="15974"/>
                <wp:lineTo x="21567" y="15952"/>
                <wp:lineTo x="21567" y="15931"/>
                <wp:lineTo x="21567" y="15910"/>
                <wp:lineTo x="21567" y="15890"/>
                <wp:lineTo x="21567" y="15869"/>
                <wp:lineTo x="21567" y="15848"/>
                <wp:lineTo x="21567" y="15827"/>
                <wp:lineTo x="21567" y="15806"/>
                <wp:lineTo x="21567" y="15785"/>
                <wp:lineTo x="21567" y="15764"/>
                <wp:lineTo x="21567" y="15743"/>
                <wp:lineTo x="21567" y="15721"/>
                <wp:lineTo x="21567" y="15700"/>
                <wp:lineTo x="21567" y="15679"/>
                <wp:lineTo x="21567" y="15658"/>
                <wp:lineTo x="21567" y="15637"/>
                <wp:lineTo x="21567" y="15616"/>
                <wp:lineTo x="21567" y="15595"/>
                <wp:lineTo x="21567" y="15574"/>
                <wp:lineTo x="21567" y="15553"/>
                <wp:lineTo x="21567" y="15532"/>
                <wp:lineTo x="21567" y="15511"/>
                <wp:lineTo x="21567" y="15489"/>
                <wp:lineTo x="21567" y="15468"/>
                <wp:lineTo x="21567" y="15447"/>
                <wp:lineTo x="21567" y="15426"/>
                <wp:lineTo x="21567" y="15405"/>
                <wp:lineTo x="21567" y="15384"/>
                <wp:lineTo x="21567" y="15363"/>
                <wp:lineTo x="21567" y="15342"/>
                <wp:lineTo x="21567" y="15321"/>
                <wp:lineTo x="21567" y="15300"/>
                <wp:lineTo x="21567" y="15278"/>
                <wp:lineTo x="21567" y="15257"/>
                <wp:lineTo x="21567" y="15236"/>
                <wp:lineTo x="21567" y="15215"/>
                <wp:lineTo x="21567" y="15194"/>
                <wp:lineTo x="21567" y="15173"/>
                <wp:lineTo x="21567" y="15152"/>
                <wp:lineTo x="21567" y="15131"/>
                <wp:lineTo x="21567" y="15110"/>
                <wp:lineTo x="21567" y="15089"/>
                <wp:lineTo x="21567" y="15068"/>
                <wp:lineTo x="21567" y="15046"/>
                <wp:lineTo x="21567" y="15025"/>
                <wp:lineTo x="21567" y="15004"/>
                <wp:lineTo x="21567" y="14983"/>
                <wp:lineTo x="21567" y="14962"/>
                <wp:lineTo x="21567" y="14941"/>
                <wp:lineTo x="21567" y="14920"/>
                <wp:lineTo x="21567" y="14899"/>
                <wp:lineTo x="21567" y="14878"/>
                <wp:lineTo x="21567" y="14857"/>
                <wp:lineTo x="21567" y="14836"/>
                <wp:lineTo x="21567" y="14814"/>
                <wp:lineTo x="21567" y="14793"/>
                <wp:lineTo x="21567" y="14772"/>
                <wp:lineTo x="21567" y="14752"/>
                <wp:lineTo x="21567" y="14731"/>
                <wp:lineTo x="21567" y="14710"/>
                <wp:lineTo x="21567" y="14689"/>
                <wp:lineTo x="21567" y="14668"/>
                <wp:lineTo x="21567" y="14647"/>
                <wp:lineTo x="21567" y="14626"/>
                <wp:lineTo x="21567" y="14604"/>
                <wp:lineTo x="21567" y="14583"/>
                <wp:lineTo x="21567" y="14562"/>
                <wp:lineTo x="21567" y="14541"/>
                <wp:lineTo x="21567" y="14520"/>
                <wp:lineTo x="21567" y="14499"/>
                <wp:lineTo x="21567" y="14478"/>
                <wp:lineTo x="21567" y="14457"/>
                <wp:lineTo x="21567" y="14436"/>
                <wp:lineTo x="21567" y="14415"/>
                <wp:lineTo x="21567" y="14394"/>
                <wp:lineTo x="21567" y="14372"/>
                <wp:lineTo x="21567" y="14351"/>
                <wp:lineTo x="21567" y="14330"/>
                <wp:lineTo x="21567" y="14309"/>
                <wp:lineTo x="21567" y="14288"/>
                <wp:lineTo x="21567" y="14267"/>
                <wp:lineTo x="21567" y="14246"/>
                <wp:lineTo x="21567" y="14225"/>
                <wp:lineTo x="21567" y="14204"/>
                <wp:lineTo x="21567" y="14183"/>
                <wp:lineTo x="21567" y="14162"/>
                <wp:lineTo x="21567" y="14140"/>
                <wp:lineTo x="21567" y="14119"/>
                <wp:lineTo x="21567" y="14098"/>
                <wp:lineTo x="21567" y="14077"/>
                <wp:lineTo x="21567" y="14056"/>
                <wp:lineTo x="21567" y="14035"/>
                <wp:lineTo x="21567" y="14014"/>
                <wp:lineTo x="21567" y="13993"/>
                <wp:lineTo x="21567" y="13972"/>
                <wp:lineTo x="21567" y="13951"/>
                <wp:lineTo x="21567" y="13929"/>
                <wp:lineTo x="21567" y="13908"/>
                <wp:lineTo x="21567" y="13887"/>
                <wp:lineTo x="21567" y="13866"/>
                <wp:lineTo x="21567" y="13845"/>
                <wp:lineTo x="21567" y="13824"/>
                <wp:lineTo x="21567" y="13803"/>
                <wp:lineTo x="21567" y="13782"/>
                <wp:lineTo x="21567" y="13761"/>
                <wp:lineTo x="21567" y="13740"/>
                <wp:lineTo x="21567" y="13719"/>
                <wp:lineTo x="21567" y="13697"/>
                <wp:lineTo x="21567" y="13676"/>
                <wp:lineTo x="21567" y="13655"/>
                <wp:lineTo x="21567" y="13634"/>
                <wp:lineTo x="21567" y="13614"/>
                <wp:lineTo x="21567" y="13593"/>
                <wp:lineTo x="21567" y="13572"/>
                <wp:lineTo x="21567" y="13551"/>
                <wp:lineTo x="21567" y="13530"/>
                <wp:lineTo x="21567" y="13509"/>
                <wp:lineTo x="21567" y="13488"/>
                <wp:lineTo x="21567" y="13466"/>
                <wp:lineTo x="21567" y="13445"/>
                <wp:lineTo x="21567" y="13424"/>
                <wp:lineTo x="21567" y="13403"/>
                <wp:lineTo x="21567" y="13382"/>
                <wp:lineTo x="21567" y="13361"/>
                <wp:lineTo x="21567" y="13340"/>
                <wp:lineTo x="21567" y="13319"/>
                <wp:lineTo x="21567" y="13298"/>
                <wp:lineTo x="21567" y="13277"/>
                <wp:lineTo x="21567" y="13255"/>
                <wp:lineTo x="21567" y="13234"/>
                <wp:lineTo x="21567" y="13213"/>
                <wp:lineTo x="21567" y="13192"/>
                <wp:lineTo x="21567" y="13171"/>
                <wp:lineTo x="21567" y="13150"/>
                <wp:lineTo x="21567" y="13129"/>
                <wp:lineTo x="21567" y="13108"/>
                <wp:lineTo x="21567" y="13087"/>
                <wp:lineTo x="21567" y="13066"/>
                <wp:lineTo x="21567" y="13045"/>
                <wp:lineTo x="21567" y="13023"/>
                <wp:lineTo x="21567" y="13002"/>
                <wp:lineTo x="21567" y="12981"/>
                <wp:lineTo x="21567" y="12960"/>
                <wp:lineTo x="21567" y="12939"/>
                <wp:lineTo x="21567" y="12918"/>
                <wp:lineTo x="21567" y="12897"/>
                <wp:lineTo x="21567" y="12876"/>
                <wp:lineTo x="21567" y="12855"/>
                <wp:lineTo x="21567" y="12834"/>
                <wp:lineTo x="21567" y="12813"/>
                <wp:lineTo x="21567" y="12791"/>
                <wp:lineTo x="21567" y="12770"/>
                <wp:lineTo x="21567" y="12749"/>
                <wp:lineTo x="21567" y="12728"/>
                <wp:lineTo x="21567" y="12707"/>
                <wp:lineTo x="21567" y="12686"/>
                <wp:lineTo x="21567" y="12665"/>
                <wp:lineTo x="21567" y="12644"/>
                <wp:lineTo x="21567" y="12623"/>
                <wp:lineTo x="21567" y="12602"/>
                <wp:lineTo x="21567" y="12580"/>
                <wp:lineTo x="21567" y="12559"/>
                <wp:lineTo x="21567" y="12538"/>
                <wp:lineTo x="21567" y="12517"/>
                <wp:lineTo x="21567" y="12496"/>
                <wp:lineTo x="21567" y="12476"/>
                <wp:lineTo x="21567" y="12455"/>
                <wp:lineTo x="21567" y="12434"/>
                <wp:lineTo x="21567" y="12413"/>
                <wp:lineTo x="21567" y="12392"/>
                <wp:lineTo x="21567" y="12371"/>
                <wp:lineTo x="21567" y="12349"/>
                <wp:lineTo x="21567" y="12328"/>
                <wp:lineTo x="21567" y="12307"/>
                <wp:lineTo x="21567" y="12286"/>
                <wp:lineTo x="21567" y="12265"/>
                <wp:lineTo x="21567" y="12244"/>
                <wp:lineTo x="21567" y="12223"/>
                <wp:lineTo x="21567" y="12202"/>
                <wp:lineTo x="21567" y="12181"/>
                <wp:lineTo x="21567" y="12160"/>
                <wp:lineTo x="21567" y="12139"/>
                <wp:lineTo x="21567" y="12117"/>
                <wp:lineTo x="21567" y="12096"/>
                <wp:lineTo x="21567" y="12075"/>
                <wp:lineTo x="21567" y="12054"/>
                <wp:lineTo x="21567" y="12033"/>
                <wp:lineTo x="21567" y="12012"/>
                <wp:lineTo x="21567" y="11991"/>
                <wp:lineTo x="21567" y="11970"/>
                <wp:lineTo x="21567" y="11949"/>
                <wp:lineTo x="21567" y="11928"/>
                <wp:lineTo x="21567" y="11906"/>
                <wp:lineTo x="21567" y="11885"/>
                <wp:lineTo x="21567" y="11864"/>
                <wp:lineTo x="21567" y="11843"/>
                <wp:lineTo x="21567" y="11822"/>
                <wp:lineTo x="21567" y="11801"/>
                <wp:lineTo x="21567" y="11780"/>
                <wp:lineTo x="21567" y="11759"/>
                <wp:lineTo x="21567" y="11738"/>
                <wp:lineTo x="21567" y="11717"/>
                <wp:lineTo x="21567" y="11696"/>
                <wp:lineTo x="21567" y="11674"/>
                <wp:lineTo x="21567" y="11653"/>
                <wp:lineTo x="21567" y="11632"/>
                <wp:lineTo x="21567" y="11611"/>
                <wp:lineTo x="21567" y="11590"/>
                <wp:lineTo x="21567" y="11569"/>
                <wp:lineTo x="21567" y="11548"/>
                <wp:lineTo x="21567" y="11527"/>
                <wp:lineTo x="21567" y="11506"/>
                <wp:lineTo x="21567" y="11485"/>
                <wp:lineTo x="21567" y="11464"/>
                <wp:lineTo x="21567" y="11442"/>
                <wp:lineTo x="21567" y="11421"/>
                <wp:lineTo x="21567" y="11400"/>
                <wp:lineTo x="21567" y="11379"/>
                <wp:lineTo x="21567" y="11358"/>
                <wp:lineTo x="21567" y="11338"/>
                <wp:lineTo x="21567" y="11317"/>
                <wp:lineTo x="21567" y="11296"/>
                <wp:lineTo x="21567" y="11275"/>
                <wp:lineTo x="21567" y="11254"/>
                <wp:lineTo x="21567" y="11232"/>
                <wp:lineTo x="21567" y="11211"/>
                <wp:lineTo x="21567" y="11190"/>
                <wp:lineTo x="21567" y="11169"/>
                <wp:lineTo x="21567" y="11148"/>
                <wp:lineTo x="21567" y="11127"/>
                <wp:lineTo x="21567" y="11106"/>
                <wp:lineTo x="21567" y="11085"/>
                <wp:lineTo x="21567" y="11064"/>
                <wp:lineTo x="21567" y="11043"/>
                <wp:lineTo x="21567" y="11022"/>
                <wp:lineTo x="21567" y="11000"/>
                <wp:lineTo x="21567" y="10979"/>
                <wp:lineTo x="21567" y="10958"/>
                <wp:lineTo x="21567" y="10937"/>
                <wp:lineTo x="21567" y="10916"/>
                <wp:lineTo x="21567" y="10895"/>
                <wp:lineTo x="21567" y="10874"/>
                <wp:lineTo x="21567" y="10853"/>
                <wp:lineTo x="21567" y="10832"/>
                <wp:lineTo x="21567" y="10811"/>
                <wp:lineTo x="21567" y="10790"/>
                <wp:lineTo x="21567" y="10768"/>
                <wp:lineTo x="21567" y="10747"/>
                <wp:lineTo x="21567" y="10726"/>
                <wp:lineTo x="21567" y="10705"/>
                <wp:lineTo x="21567" y="10684"/>
                <wp:lineTo x="21567" y="10663"/>
                <wp:lineTo x="21567" y="10642"/>
                <wp:lineTo x="21567" y="10621"/>
                <wp:lineTo x="21567" y="10600"/>
                <wp:lineTo x="21567" y="10579"/>
                <wp:lineTo x="21567" y="10557"/>
                <wp:lineTo x="21567" y="10536"/>
                <wp:lineTo x="21567" y="10515"/>
                <wp:lineTo x="21567" y="10494"/>
                <wp:lineTo x="21567" y="10473"/>
                <wp:lineTo x="21567" y="10452"/>
                <wp:lineTo x="21567" y="10431"/>
                <wp:lineTo x="21567" y="10410"/>
                <wp:lineTo x="21567" y="10389"/>
                <wp:lineTo x="21567" y="10368"/>
                <wp:lineTo x="21567" y="10347"/>
                <wp:lineTo x="21567" y="10325"/>
                <wp:lineTo x="21567" y="10304"/>
                <wp:lineTo x="21567" y="10283"/>
                <wp:lineTo x="21567" y="10262"/>
                <wp:lineTo x="21567" y="10241"/>
                <wp:lineTo x="21567" y="10221"/>
                <wp:lineTo x="21567" y="10200"/>
                <wp:lineTo x="21567" y="10179"/>
                <wp:lineTo x="21567" y="10158"/>
                <wp:lineTo x="21567" y="10137"/>
                <wp:lineTo x="21567" y="10116"/>
                <wp:lineTo x="21567" y="10094"/>
                <wp:lineTo x="21567" y="10073"/>
                <wp:lineTo x="21567" y="10052"/>
                <wp:lineTo x="21567" y="10031"/>
                <wp:lineTo x="21567" y="10010"/>
                <wp:lineTo x="21567" y="9989"/>
                <wp:lineTo x="21567" y="9968"/>
                <wp:lineTo x="21567" y="9947"/>
                <wp:lineTo x="21567" y="9926"/>
                <wp:lineTo x="21567" y="9905"/>
                <wp:lineTo x="21567" y="9883"/>
                <wp:lineTo x="21567" y="9862"/>
                <wp:lineTo x="21567" y="9841"/>
                <wp:lineTo x="21567" y="9820"/>
                <wp:lineTo x="21567" y="9799"/>
                <wp:lineTo x="21567" y="9778"/>
                <wp:lineTo x="21567" y="9757"/>
                <wp:lineTo x="21567" y="9736"/>
                <wp:lineTo x="21567" y="9715"/>
                <wp:lineTo x="21567" y="9694"/>
                <wp:lineTo x="21567" y="9673"/>
                <wp:lineTo x="21567" y="9651"/>
                <wp:lineTo x="21567" y="9630"/>
                <wp:lineTo x="21567" y="9609"/>
                <wp:lineTo x="21567" y="9588"/>
                <wp:lineTo x="21567" y="9567"/>
                <wp:lineTo x="21567" y="9546"/>
                <wp:lineTo x="21567" y="9525"/>
                <wp:lineTo x="21567" y="9504"/>
                <wp:lineTo x="21567" y="9483"/>
                <wp:lineTo x="21567" y="9462"/>
                <wp:lineTo x="21567" y="9441"/>
                <wp:lineTo x="21567" y="9419"/>
                <wp:lineTo x="21567" y="9398"/>
                <wp:lineTo x="21567" y="9377"/>
                <wp:lineTo x="21567" y="9356"/>
                <wp:lineTo x="21567" y="9335"/>
                <wp:lineTo x="21567" y="9314"/>
                <wp:lineTo x="21567" y="9293"/>
                <wp:lineTo x="21567" y="9272"/>
                <wp:lineTo x="21567" y="9251"/>
                <wp:lineTo x="21567" y="9230"/>
                <wp:lineTo x="21567" y="9208"/>
                <wp:lineTo x="21567" y="9187"/>
                <wp:lineTo x="21567" y="9166"/>
                <wp:lineTo x="21567" y="9145"/>
                <wp:lineTo x="21567" y="9124"/>
                <wp:lineTo x="21567" y="9103"/>
                <wp:lineTo x="21567" y="9083"/>
                <wp:lineTo x="21567" y="9062"/>
                <wp:lineTo x="21567" y="9041"/>
                <wp:lineTo x="21567" y="9020"/>
                <wp:lineTo x="21567" y="8999"/>
                <wp:lineTo x="21567" y="8977"/>
                <wp:lineTo x="21567" y="8956"/>
                <wp:lineTo x="21567" y="8935"/>
                <wp:lineTo x="21567" y="8914"/>
                <wp:lineTo x="21567" y="8893"/>
                <wp:lineTo x="21567" y="8872"/>
                <wp:lineTo x="21567" y="8851"/>
                <wp:lineTo x="21567" y="8830"/>
                <wp:lineTo x="21567" y="8809"/>
                <wp:lineTo x="21567" y="8788"/>
                <wp:lineTo x="21567" y="8767"/>
                <wp:lineTo x="21567" y="8745"/>
                <wp:lineTo x="21567" y="8724"/>
                <wp:lineTo x="21567" y="8703"/>
                <wp:lineTo x="21567" y="8682"/>
                <wp:lineTo x="21567" y="8661"/>
                <wp:lineTo x="21567" y="8640"/>
                <wp:lineTo x="21567" y="8619"/>
                <wp:lineTo x="21567" y="8598"/>
                <wp:lineTo x="21567" y="8577"/>
                <wp:lineTo x="21567" y="8556"/>
                <wp:lineTo x="21567" y="8534"/>
                <wp:lineTo x="21567" y="8513"/>
                <wp:lineTo x="21567" y="8492"/>
                <wp:lineTo x="21567" y="8471"/>
                <wp:lineTo x="21567" y="8450"/>
                <wp:lineTo x="21567" y="8429"/>
                <wp:lineTo x="21567" y="8408"/>
                <wp:lineTo x="21567" y="8387"/>
                <wp:lineTo x="21567" y="8366"/>
                <wp:lineTo x="21567" y="8345"/>
                <wp:lineTo x="21567" y="8324"/>
                <wp:lineTo x="21567" y="8302"/>
                <wp:lineTo x="21567" y="8281"/>
                <wp:lineTo x="21567" y="8260"/>
                <wp:lineTo x="21567" y="8239"/>
                <wp:lineTo x="21567" y="8218"/>
                <wp:lineTo x="21567" y="8197"/>
                <wp:lineTo x="21567" y="8176"/>
                <wp:lineTo x="21567" y="8155"/>
                <wp:lineTo x="21567" y="8134"/>
                <wp:lineTo x="21567" y="8113"/>
                <wp:lineTo x="21567" y="8092"/>
                <wp:lineTo x="21567" y="8070"/>
                <wp:lineTo x="21567" y="8049"/>
                <wp:lineTo x="21567" y="8028"/>
                <wp:lineTo x="21567" y="8007"/>
                <wp:lineTo x="21567" y="7986"/>
                <wp:lineTo x="21567" y="7965"/>
                <wp:lineTo x="21567" y="7945"/>
                <wp:lineTo x="21567" y="7924"/>
                <wp:lineTo x="21567" y="7903"/>
                <wp:lineTo x="21567" y="7882"/>
                <wp:lineTo x="21567" y="7860"/>
                <wp:lineTo x="21567" y="7839"/>
                <wp:lineTo x="21567" y="7818"/>
                <wp:lineTo x="21567" y="7797"/>
                <wp:lineTo x="21567" y="7776"/>
                <wp:lineTo x="21567" y="7755"/>
                <wp:lineTo x="21567" y="7734"/>
                <wp:lineTo x="21567" y="7713"/>
                <wp:lineTo x="21567" y="7692"/>
                <wp:lineTo x="21567" y="7671"/>
                <wp:lineTo x="21567" y="7650"/>
                <wp:lineTo x="21567" y="7628"/>
                <wp:lineTo x="21567" y="7607"/>
                <wp:lineTo x="21567" y="7586"/>
                <wp:lineTo x="21567" y="7565"/>
                <wp:lineTo x="21567" y="7544"/>
                <wp:lineTo x="21567" y="7523"/>
                <wp:lineTo x="21567" y="7502"/>
                <wp:lineTo x="21567" y="7481"/>
                <wp:lineTo x="21567" y="7460"/>
                <wp:lineTo x="21567" y="7439"/>
                <wp:lineTo x="21567" y="7418"/>
                <wp:lineTo x="21567" y="7396"/>
                <wp:lineTo x="21567" y="7375"/>
                <wp:lineTo x="21567" y="7354"/>
                <wp:lineTo x="21567" y="7333"/>
                <wp:lineTo x="21567" y="7312"/>
                <wp:lineTo x="21567" y="7291"/>
                <wp:lineTo x="21567" y="7270"/>
                <wp:lineTo x="21567" y="7249"/>
                <wp:lineTo x="21567" y="7228"/>
                <wp:lineTo x="21567" y="7207"/>
                <wp:lineTo x="21567" y="7185"/>
                <wp:lineTo x="21567" y="7164"/>
                <wp:lineTo x="21567" y="7143"/>
                <wp:lineTo x="21567" y="7122"/>
                <wp:lineTo x="21567" y="7101"/>
                <wp:lineTo x="21567" y="7080"/>
                <wp:lineTo x="21567" y="7059"/>
                <wp:lineTo x="21567" y="7038"/>
                <wp:lineTo x="21567" y="7017"/>
                <wp:lineTo x="21567" y="6996"/>
                <wp:lineTo x="21567" y="6975"/>
                <wp:lineTo x="21567" y="6953"/>
                <wp:lineTo x="21567" y="6932"/>
                <wp:lineTo x="21567" y="6911"/>
                <wp:lineTo x="21567" y="6890"/>
                <wp:lineTo x="21567" y="6869"/>
                <wp:lineTo x="21567" y="6848"/>
                <wp:lineTo x="21567" y="6827"/>
                <wp:lineTo x="21567" y="6807"/>
                <wp:lineTo x="21567" y="6786"/>
                <wp:lineTo x="21567" y="6765"/>
                <wp:lineTo x="21567" y="6744"/>
                <wp:lineTo x="21567" y="6722"/>
                <wp:lineTo x="21567" y="6701"/>
                <wp:lineTo x="21567" y="6680"/>
                <wp:lineTo x="21567" y="6659"/>
                <wp:lineTo x="21567" y="6638"/>
                <wp:lineTo x="21567" y="6617"/>
                <wp:lineTo x="21567" y="6596"/>
                <wp:lineTo x="21567" y="6575"/>
                <wp:lineTo x="21567" y="6554"/>
                <wp:lineTo x="21567" y="6533"/>
                <wp:lineTo x="21567" y="6511"/>
                <wp:lineTo x="21567" y="6490"/>
                <wp:lineTo x="21567" y="6469"/>
                <wp:lineTo x="21567" y="6448"/>
                <wp:lineTo x="21567" y="6427"/>
                <wp:lineTo x="21567" y="6406"/>
                <wp:lineTo x="21567" y="6385"/>
                <wp:lineTo x="21567" y="6364"/>
                <wp:lineTo x="21567" y="6343"/>
                <wp:lineTo x="21567" y="6322"/>
                <wp:lineTo x="21567" y="6301"/>
                <wp:lineTo x="21567" y="6279"/>
                <wp:lineTo x="21567" y="6258"/>
                <wp:lineTo x="21567" y="6237"/>
                <wp:lineTo x="21567" y="6216"/>
                <wp:lineTo x="21567" y="6195"/>
                <wp:lineTo x="21567" y="6174"/>
                <wp:lineTo x="21567" y="6153"/>
                <wp:lineTo x="21567" y="6132"/>
                <wp:lineTo x="21567" y="6111"/>
                <wp:lineTo x="21567" y="6090"/>
                <wp:lineTo x="21567" y="6069"/>
                <wp:lineTo x="21567" y="6047"/>
                <wp:lineTo x="21567" y="6026"/>
                <wp:lineTo x="21567" y="6005"/>
                <wp:lineTo x="21567" y="5984"/>
                <wp:lineTo x="21567" y="5963"/>
                <wp:lineTo x="21567" y="5942"/>
                <wp:lineTo x="21567" y="5921"/>
                <wp:lineTo x="21567" y="5900"/>
                <wp:lineTo x="21567" y="5879"/>
                <wp:lineTo x="21567" y="5858"/>
                <wp:lineTo x="21567" y="5836"/>
                <wp:lineTo x="21567" y="5815"/>
                <wp:lineTo x="21567" y="5794"/>
                <wp:lineTo x="21567" y="5773"/>
                <wp:lineTo x="21567" y="5752"/>
                <wp:lineTo x="21567" y="5731"/>
                <wp:lineTo x="21567" y="5710"/>
                <wp:lineTo x="21567" y="5689"/>
                <wp:lineTo x="21567" y="5669"/>
                <wp:lineTo x="21567" y="5648"/>
                <wp:lineTo x="21567" y="5627"/>
                <wp:lineTo x="21567" y="5605"/>
                <wp:lineTo x="21567" y="5584"/>
                <wp:lineTo x="21567" y="5563"/>
                <wp:lineTo x="21567" y="5542"/>
                <wp:lineTo x="21567" y="5521"/>
                <wp:lineTo x="21567" y="5500"/>
                <wp:lineTo x="21567" y="5479"/>
                <wp:lineTo x="21567" y="5458"/>
                <wp:lineTo x="21567" y="5437"/>
                <wp:lineTo x="21567" y="5416"/>
                <wp:lineTo x="21567" y="5395"/>
                <wp:lineTo x="21567" y="5373"/>
                <wp:lineTo x="21567" y="5352"/>
                <wp:lineTo x="21567" y="5331"/>
                <wp:lineTo x="21567" y="5310"/>
                <wp:lineTo x="21567" y="5289"/>
                <wp:lineTo x="21567" y="5268"/>
                <wp:lineTo x="21567" y="5247"/>
                <wp:lineTo x="21567" y="5226"/>
                <wp:lineTo x="21567" y="5205"/>
                <wp:lineTo x="21567" y="5184"/>
                <wp:lineTo x="21567" y="5162"/>
                <wp:lineTo x="21567" y="5141"/>
                <wp:lineTo x="21567" y="5120"/>
                <wp:lineTo x="21567" y="5099"/>
                <wp:lineTo x="21567" y="5078"/>
                <wp:lineTo x="21567" y="5057"/>
                <wp:lineTo x="21567" y="5036"/>
                <wp:lineTo x="21567" y="5015"/>
                <wp:lineTo x="21567" y="4994"/>
                <wp:lineTo x="21567" y="4973"/>
                <wp:lineTo x="21567" y="4952"/>
                <wp:lineTo x="21567" y="4930"/>
                <wp:lineTo x="21567" y="4909"/>
                <wp:lineTo x="21567" y="4888"/>
                <wp:lineTo x="21567" y="4867"/>
                <wp:lineTo x="21567" y="4846"/>
                <wp:lineTo x="21567" y="4825"/>
                <wp:lineTo x="21567" y="4804"/>
                <wp:lineTo x="21567" y="4783"/>
                <wp:lineTo x="21567" y="4762"/>
                <wp:lineTo x="21567" y="4741"/>
                <wp:lineTo x="21567" y="4720"/>
                <wp:lineTo x="21567" y="4698"/>
                <wp:lineTo x="21567" y="4677"/>
                <wp:lineTo x="21567" y="4656"/>
                <wp:lineTo x="21567" y="4635"/>
                <wp:lineTo x="21567" y="4614"/>
                <wp:lineTo x="21567" y="4593"/>
                <wp:lineTo x="21567" y="4572"/>
                <wp:lineTo x="21567" y="4551"/>
                <wp:lineTo x="21567" y="4531"/>
                <wp:lineTo x="21567" y="4510"/>
                <wp:lineTo x="21567" y="4488"/>
                <wp:lineTo x="21567" y="4467"/>
                <wp:lineTo x="21567" y="4446"/>
                <wp:lineTo x="21567" y="4425"/>
                <wp:lineTo x="21567" y="4404"/>
                <wp:lineTo x="21567" y="4383"/>
                <wp:lineTo x="21567" y="4362"/>
                <wp:lineTo x="21567" y="4341"/>
                <wp:lineTo x="21567" y="4320"/>
                <wp:lineTo x="21567" y="4299"/>
                <wp:lineTo x="21567" y="4278"/>
                <wp:lineTo x="21567" y="4256"/>
                <wp:lineTo x="21567" y="4235"/>
                <wp:lineTo x="21567" y="4214"/>
                <wp:lineTo x="21567" y="4193"/>
                <wp:lineTo x="21567" y="4172"/>
                <wp:lineTo x="21567" y="4151"/>
                <wp:lineTo x="21567" y="4130"/>
                <wp:lineTo x="21567" y="4109"/>
                <wp:lineTo x="21567" y="4088"/>
                <wp:lineTo x="21567" y="4067"/>
                <wp:lineTo x="21567" y="4046"/>
                <wp:lineTo x="21567" y="4024"/>
                <wp:lineTo x="21567" y="4003"/>
                <wp:lineTo x="21567" y="3982"/>
                <wp:lineTo x="21567" y="3961"/>
                <wp:lineTo x="21567" y="3940"/>
                <wp:lineTo x="21567" y="3919"/>
                <wp:lineTo x="21567" y="3898"/>
                <wp:lineTo x="21567" y="3877"/>
                <wp:lineTo x="21567" y="3856"/>
                <wp:lineTo x="21567" y="3835"/>
                <wp:lineTo x="21567" y="3813"/>
                <wp:lineTo x="21567" y="3792"/>
                <wp:lineTo x="21567" y="3771"/>
                <wp:lineTo x="21567" y="3750"/>
                <wp:lineTo x="21567" y="3729"/>
                <wp:lineTo x="21567" y="3708"/>
                <wp:lineTo x="21567" y="3687"/>
                <wp:lineTo x="21567" y="3666"/>
                <wp:lineTo x="21567" y="3645"/>
                <wp:lineTo x="21567" y="3624"/>
                <wp:lineTo x="21567" y="3603"/>
                <wp:lineTo x="21567" y="3581"/>
                <wp:lineTo x="21567" y="3560"/>
                <wp:lineTo x="21567" y="3539"/>
                <wp:lineTo x="21567" y="3518"/>
                <wp:lineTo x="21567" y="3497"/>
                <wp:lineTo x="21567" y="3476"/>
                <wp:lineTo x="21567" y="3455"/>
                <wp:lineTo x="21567" y="3434"/>
                <wp:lineTo x="21567" y="3413"/>
                <wp:lineTo x="21567" y="3393"/>
                <wp:lineTo x="21567" y="3372"/>
                <wp:lineTo x="21567" y="3350"/>
                <wp:lineTo x="21567" y="3329"/>
                <wp:lineTo x="21567" y="3308"/>
                <wp:lineTo x="21567" y="3287"/>
                <wp:lineTo x="21567" y="3266"/>
                <wp:lineTo x="21567" y="3245"/>
                <wp:lineTo x="21567" y="3224"/>
                <wp:lineTo x="21567" y="3203"/>
                <wp:lineTo x="21567" y="3182"/>
                <wp:lineTo x="21567" y="3161"/>
                <wp:lineTo x="21567" y="3139"/>
                <wp:lineTo x="21567" y="3118"/>
                <wp:lineTo x="21567" y="3097"/>
                <wp:lineTo x="21567" y="3076"/>
                <wp:lineTo x="21567" y="3055"/>
                <wp:lineTo x="21567" y="3034"/>
                <wp:lineTo x="21567" y="3013"/>
                <wp:lineTo x="21567" y="2992"/>
                <wp:lineTo x="21567" y="2971"/>
                <wp:lineTo x="21567" y="2950"/>
                <wp:lineTo x="21567" y="2929"/>
                <wp:lineTo x="21567" y="2907"/>
                <wp:lineTo x="21567" y="2886"/>
                <wp:lineTo x="21567" y="2865"/>
                <wp:lineTo x="21567" y="2844"/>
                <wp:lineTo x="21567" y="2823"/>
                <wp:lineTo x="21567" y="2802"/>
                <wp:lineTo x="21567" y="2781"/>
                <wp:lineTo x="21567" y="2760"/>
                <wp:lineTo x="21567" y="2739"/>
                <wp:lineTo x="21567" y="2718"/>
                <wp:lineTo x="21567" y="2697"/>
                <wp:lineTo x="21567" y="2675"/>
                <wp:lineTo x="21567" y="2654"/>
                <wp:lineTo x="21567" y="2633"/>
                <wp:lineTo x="21567" y="2612"/>
                <wp:lineTo x="21567" y="2591"/>
                <wp:lineTo x="21567" y="2570"/>
                <wp:lineTo x="21567" y="2549"/>
                <wp:lineTo x="21567" y="2528"/>
                <wp:lineTo x="21567" y="2507"/>
                <wp:lineTo x="21567" y="2486"/>
                <wp:lineTo x="21567" y="2464"/>
                <wp:lineTo x="21567" y="2443"/>
                <wp:lineTo x="21567" y="2422"/>
                <wp:lineTo x="21567" y="2401"/>
                <wp:lineTo x="21567" y="2380"/>
                <wp:lineTo x="21567" y="2359"/>
                <wp:lineTo x="21567" y="2338"/>
                <wp:lineTo x="21567" y="2317"/>
                <wp:lineTo x="21567" y="2296"/>
                <wp:lineTo x="21567" y="2275"/>
                <wp:lineTo x="21567" y="2255"/>
                <wp:lineTo x="21567" y="2233"/>
                <wp:lineTo x="21567" y="2212"/>
                <wp:lineTo x="21567" y="2191"/>
                <wp:lineTo x="21567" y="2170"/>
                <wp:lineTo x="21567" y="2149"/>
                <wp:lineTo x="21567" y="2128"/>
                <wp:lineTo x="21567" y="2107"/>
                <wp:lineTo x="21567" y="2086"/>
                <wp:lineTo x="21567" y="2065"/>
                <wp:lineTo x="21567" y="2044"/>
                <wp:lineTo x="21567" y="2023"/>
                <wp:lineTo x="21567" y="2001"/>
                <wp:lineTo x="21567" y="1980"/>
                <wp:lineTo x="21567" y="1959"/>
                <wp:lineTo x="21567" y="1938"/>
                <wp:lineTo x="21567" y="1917"/>
                <wp:lineTo x="21567" y="1896"/>
                <wp:lineTo x="21567" y="1875"/>
                <wp:lineTo x="21567" y="1854"/>
                <wp:lineTo x="21567" y="1833"/>
                <wp:lineTo x="21567" y="1812"/>
                <wp:lineTo x="21567" y="1790"/>
                <wp:lineTo x="21567" y="1769"/>
                <wp:lineTo x="21567" y="1748"/>
                <wp:lineTo x="21567" y="1727"/>
                <wp:lineTo x="21567" y="1706"/>
                <wp:lineTo x="21567" y="1685"/>
                <wp:lineTo x="21567" y="1664"/>
                <wp:lineTo x="21567" y="1643"/>
                <wp:lineTo x="21567" y="1622"/>
                <wp:lineTo x="21567" y="1601"/>
                <wp:lineTo x="21567" y="1580"/>
                <wp:lineTo x="21567" y="1558"/>
                <wp:lineTo x="21567" y="1537"/>
                <wp:lineTo x="21567" y="1516"/>
                <wp:lineTo x="21567" y="1495"/>
                <wp:lineTo x="21567" y="1474"/>
                <wp:lineTo x="21567" y="1453"/>
                <wp:lineTo x="21567" y="1432"/>
                <wp:lineTo x="21567" y="1411"/>
                <wp:lineTo x="21567" y="1390"/>
                <wp:lineTo x="21567" y="1369"/>
                <wp:lineTo x="21567" y="1348"/>
                <wp:lineTo x="21567" y="1326"/>
                <wp:lineTo x="21567" y="1305"/>
                <wp:lineTo x="21567" y="1284"/>
                <wp:lineTo x="21567" y="1263"/>
                <wp:lineTo x="21567" y="1242"/>
                <wp:lineTo x="21567" y="1221"/>
                <wp:lineTo x="21567" y="1200"/>
                <wp:lineTo x="21567" y="1179"/>
                <wp:lineTo x="21567" y="1158"/>
                <wp:lineTo x="21567" y="1137"/>
                <wp:lineTo x="21567" y="1116"/>
                <wp:lineTo x="21567" y="1095"/>
                <wp:lineTo x="21567" y="1074"/>
                <wp:lineTo x="21567" y="1053"/>
                <wp:lineTo x="21567" y="1032"/>
                <wp:lineTo x="21567" y="1011"/>
                <wp:lineTo x="21567" y="990"/>
                <wp:lineTo x="21567" y="969"/>
                <wp:lineTo x="21567" y="948"/>
                <wp:lineTo x="21567" y="927"/>
                <wp:lineTo x="21567" y="906"/>
                <wp:lineTo x="21567" y="884"/>
                <wp:lineTo x="21567" y="863"/>
                <wp:lineTo x="21567" y="842"/>
                <wp:lineTo x="21567" y="821"/>
                <wp:lineTo x="21567" y="800"/>
                <wp:lineTo x="21567" y="779"/>
                <wp:lineTo x="21567" y="758"/>
                <wp:lineTo x="21567" y="737"/>
                <wp:lineTo x="21567" y="716"/>
                <wp:lineTo x="21567" y="695"/>
                <wp:lineTo x="21567" y="674"/>
                <wp:lineTo x="21567" y="652"/>
                <wp:lineTo x="21567" y="631"/>
                <wp:lineTo x="21567" y="610"/>
                <wp:lineTo x="21567" y="589"/>
                <wp:lineTo x="21567" y="568"/>
                <wp:lineTo x="21567" y="547"/>
                <wp:lineTo x="21567" y="526"/>
                <wp:lineTo x="21567" y="505"/>
                <wp:lineTo x="21567" y="484"/>
                <wp:lineTo x="21567" y="463"/>
                <wp:lineTo x="21567" y="441"/>
                <wp:lineTo x="21567" y="420"/>
                <wp:lineTo x="21567" y="399"/>
                <wp:lineTo x="21567" y="378"/>
                <wp:lineTo x="21567" y="357"/>
                <wp:lineTo x="21567" y="336"/>
                <wp:lineTo x="21567" y="315"/>
                <wp:lineTo x="21567" y="294"/>
                <wp:lineTo x="21567" y="273"/>
                <wp:lineTo x="21567" y="252"/>
                <wp:lineTo x="21567" y="231"/>
                <wp:lineTo x="21567" y="209"/>
                <wp:lineTo x="21567" y="188"/>
                <wp:lineTo x="21567" y="167"/>
                <wp:lineTo x="21567" y="146"/>
                <wp:lineTo x="21567" y="125"/>
                <wp:lineTo x="21567" y="104"/>
                <wp:lineTo x="21567" y="83"/>
                <wp:lineTo x="21567" y="62"/>
                <wp:lineTo x="21567" y="41"/>
                <wp:lineTo x="21567" y="20"/>
                <wp:lineTo x="-4" y="20"/>
              </wp:wrapPolygon>
            </wp:wrapTight>
            <wp:docPr id="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descr=""/>
                    <pic:cNvPicPr>
                      <a:picLocks noChangeAspect="1" noChangeArrowheads="1"/>
                    </pic:cNvPicPr>
                  </pic:nvPicPr>
                  <pic:blipFill>
                    <a:blip r:embed="rId8"/>
                    <a:stretch>
                      <a:fillRect/>
                    </a:stretch>
                  </pic:blipFill>
                  <pic:spPr bwMode="auto">
                    <a:xfrm>
                      <a:off x="0" y="0"/>
                      <a:ext cx="1729740" cy="1943735"/>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posOffset>-503555</wp:posOffset>
            </wp:positionH>
            <wp:positionV relativeFrom="paragraph">
              <wp:posOffset>635</wp:posOffset>
            </wp:positionV>
            <wp:extent cx="2242185" cy="1943735"/>
            <wp:effectExtent l="0" t="0" r="0" b="0"/>
            <wp:wrapTight wrapText="bothSides">
              <wp:wrapPolygon edited="0">
                <wp:start x="-6" y="0"/>
                <wp:lineTo x="-6" y="21380"/>
                <wp:lineTo x="21469" y="21380"/>
                <wp:lineTo x="21469" y="0"/>
                <wp:lineTo x="-6" y="0"/>
              </wp:wrapPolygon>
            </wp:wrapTight>
            <wp:docPr id="8"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1" descr=""/>
                    <pic:cNvPicPr>
                      <a:picLocks noChangeAspect="1" noChangeArrowheads="1"/>
                    </pic:cNvPicPr>
                  </pic:nvPicPr>
                  <pic:blipFill>
                    <a:blip r:embed="rId9"/>
                    <a:srcRect l="11467" t="28690" r="58333" b="30613"/>
                    <a:stretch>
                      <a:fillRect/>
                    </a:stretch>
                  </pic:blipFill>
                  <pic:spPr bwMode="auto">
                    <a:xfrm>
                      <a:off x="0" y="0"/>
                      <a:ext cx="2242185" cy="1943735"/>
                    </a:xfrm>
                    <a:prstGeom prst="rect">
                      <a:avLst/>
                    </a:prstGeom>
                  </pic:spPr>
                </pic:pic>
              </a:graphicData>
            </a:graphic>
          </wp:anchor>
        </w:drawing>
        <w:drawing>
          <wp:anchor behindDoc="0" distT="0" distB="0" distL="114300" distR="0" simplePos="0" locked="0" layoutInCell="0" allowOverlap="1" relativeHeight="14">
            <wp:simplePos x="0" y="0"/>
            <wp:positionH relativeFrom="margin">
              <wp:align>right</wp:align>
            </wp:positionH>
            <wp:positionV relativeFrom="paragraph">
              <wp:posOffset>635</wp:posOffset>
            </wp:positionV>
            <wp:extent cx="1752600" cy="1943735"/>
            <wp:effectExtent l="0" t="0" r="0" b="0"/>
            <wp:wrapTight wrapText="bothSides">
              <wp:wrapPolygon edited="0">
                <wp:start x="-4" y="0"/>
                <wp:lineTo x="-4" y="21378"/>
                <wp:lineTo x="21361" y="21378"/>
                <wp:lineTo x="21361" y="0"/>
                <wp:lineTo x="-4" y="0"/>
              </wp:wrapPolygon>
            </wp:wrapTight>
            <wp:docPr id="9"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
                    <pic:cNvPicPr>
                      <a:picLocks noChangeAspect="1" noChangeArrowheads="1"/>
                    </pic:cNvPicPr>
                  </pic:nvPicPr>
                  <pic:blipFill>
                    <a:blip r:embed="rId10"/>
                    <a:srcRect l="11906" t="34784" r="57672" b="22349"/>
                    <a:stretch>
                      <a:fillRect/>
                    </a:stretch>
                  </pic:blipFill>
                  <pic:spPr bwMode="auto">
                    <a:xfrm>
                      <a:off x="0" y="0"/>
                      <a:ext cx="1752600" cy="1943735"/>
                    </a:xfrm>
                    <a:prstGeom prst="rect">
                      <a:avLst/>
                    </a:prstGeom>
                  </pic:spPr>
                </pic:pic>
              </a:graphicData>
            </a:graphic>
          </wp:anchor>
        </w:drawing>
      </w:r>
      <w:r>
        <w:rPr>
          <w:rFonts w:cs="Calibri" w:cstheme="minorHAnsi"/>
          <w:b/>
          <w:sz w:val="24"/>
        </w:rPr>
        <w:t xml:space="preserve">Figure e. </w:t>
      </w:r>
      <w:r>
        <w:rPr>
          <w:rFonts w:cs="Calibri" w:cstheme="minorHAnsi"/>
          <w:sz w:val="24"/>
        </w:rPr>
        <w:t xml:space="preserve">Résultats de l’électrophorèse sur gel d’agarose à 0.8% de l’ADNg de </w:t>
      </w:r>
      <w:r>
        <w:rPr>
          <w:rFonts w:cs="Calibri" w:cstheme="minorHAnsi"/>
          <w:i/>
          <w:sz w:val="24"/>
        </w:rPr>
        <w:t>C. gloeosporioides</w:t>
      </w:r>
      <w:ins w:id="3" w:author="Sébastien Guyader" w:date="2021-06-21T00:09:14Z">
        <w:r>
          <w:rPr>
            <w:rFonts w:cs="Calibri" w:cstheme="minorHAnsi"/>
            <w:i w:val="false"/>
            <w:iCs w:val="false"/>
            <w:sz w:val="24"/>
          </w:rPr>
          <w:t xml:space="preserve"> </w:t>
        </w:r>
      </w:ins>
      <w:ins w:id="4" w:author="Sébastien Guyader" w:date="2021-06-21T00:09:14Z">
        <w:r>
          <w:rPr>
            <w:rFonts w:cs="Calibri" w:cstheme="minorHAnsi"/>
            <w:i w:val="false"/>
            <w:iCs w:val="false"/>
            <w:sz w:val="24"/>
          </w:rPr>
          <w:t>(les bandes d’ADNg sont inquées par une flèche)</w:t>
        </w:r>
      </w:ins>
      <w:r>
        <w:rPr>
          <w:rFonts w:cs="Calibri" w:cstheme="minorHAnsi"/>
          <w:i/>
          <w:sz w:val="24"/>
        </w:rPr>
        <w:t>. Légende : PM : Marqueur de poids moléculaire. Les numéros correspondent aux souches référencées dans la collection historique.</w:t>
      </w:r>
      <w:ins w:id="5" w:author="Sébastien Guyader" w:date="2021-06-21T00:08:13Z">
        <w:r>
          <w:rPr>
            <w:rFonts w:cs="Calibri" w:cstheme="minorHAnsi"/>
            <w:i/>
            <w:sz w:val="24"/>
          </w:rPr>
          <w:commentReference w:id="1"/>
        </w:r>
      </w:ins>
      <w:ins w:id="6" w:author="Sébastien Guyader" w:date="2021-06-21T00:09:07Z">
        <w:r>
          <w:rPr>
            <w:rFonts w:cs="Calibri" w:cstheme="minorHAnsi"/>
            <w:i/>
            <w:sz w:val="24"/>
          </w:rPr>
          <w:commentReference w:id="2"/>
        </w:r>
      </w:ins>
    </w:p>
    <w:p>
      <w:pPr>
        <w:pStyle w:val="Normal"/>
        <w:jc w:val="both"/>
        <w:rPr>
          <w:rFonts w:cs="Calibri" w:cstheme="minorHAnsi"/>
          <w:sz w:val="24"/>
          <w:szCs w:val="24"/>
        </w:rPr>
      </w:pPr>
      <w:r>
        <w:rPr>
          <w:rFonts w:cs="Calibri" w:cstheme="minorHAnsi"/>
          <w:sz w:val="24"/>
          <w:szCs w:val="24"/>
        </w:rPr>
        <w:t>Les 188 souches provenant du projet Durayam de 2015 ont également révélé des traces d’ADN sur les gels cependant, dans tous les cas cet ADN était dégradé.</w:t>
      </w:r>
    </w:p>
    <w:p>
      <w:pPr>
        <w:pStyle w:val="Normal"/>
        <w:rPr>
          <w:rFonts w:ascii="Calibri" w:hAnsi="Calibri" w:cs="Calibri"/>
          <w:b/>
          <w:b/>
          <w:sz w:val="28"/>
          <w:szCs w:val="24"/>
        </w:rPr>
      </w:pPr>
      <w:r>
        <w:rPr>
          <w:rFonts w:cs="Calibri"/>
          <w:b/>
          <w:sz w:val="28"/>
          <w:szCs w:val="24"/>
        </w:rPr>
        <w:t>Concentration et contrôle par l’appareil Nanodrop</w:t>
      </w:r>
    </w:p>
    <w:p>
      <w:pPr>
        <w:pStyle w:val="Normal"/>
        <w:spacing w:lineRule="auto" w:line="360"/>
        <w:jc w:val="both"/>
        <w:rPr>
          <w:rFonts w:ascii="Calibri" w:hAnsi="Calibri" w:cs="Calibri"/>
          <w:sz w:val="24"/>
          <w:szCs w:val="24"/>
        </w:rPr>
      </w:pPr>
      <w:r>
        <w:rPr>
          <w:rFonts w:cs="Calibri"/>
          <w:sz w:val="24"/>
          <w:szCs w:val="24"/>
        </w:rPr>
        <w:t xml:space="preserve"> </w:t>
      </w:r>
      <w:r>
        <w:rPr>
          <w:rFonts w:cs="Calibri"/>
          <w:sz w:val="24"/>
          <w:szCs w:val="24"/>
        </w:rPr>
        <w:t xml:space="preserve">Les résultats de la vérification de la qualité des ADNg purs extraits ainsi que leur concentration ont été répartis dans le tableau suivant :  </w:t>
      </w:r>
    </w:p>
    <w:tbl>
      <w:tblPr>
        <w:tblStyle w:val="Tableausimple1"/>
        <w:tblpPr w:bottomFromText="0" w:horzAnchor="margin" w:leftFromText="141" w:rightFromText="141" w:tblpX="0" w:tblpY="-26" w:topFromText="0" w:vertAnchor="text"/>
        <w:tblW w:w="1003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669"/>
        <w:gridCol w:w="1695"/>
        <w:gridCol w:w="1670"/>
        <w:gridCol w:w="1671"/>
        <w:gridCol w:w="1665"/>
        <w:gridCol w:w="1664"/>
      </w:tblGrid>
      <w:tr>
        <w:trPr>
          <w:trHeight w:val="413" w:hRule="atLeast"/>
          <w:cnfStyle w:val="100000000000" w:firstRow="1" w:lastRow="0" w:firstColumn="0" w:lastColumn="0" w:oddVBand="0" w:evenVBand="0" w:oddHBand="0"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cs="Calibri" w:cstheme="minorHAnsi"/>
                <w:sz w:val="24"/>
                <w:szCs w:val="24"/>
              </w:rPr>
            </w:pPr>
            <w:r>
              <w:rPr>
                <w:rFonts w:eastAsia="Calibri" w:cs="Calibri" w:cstheme="minorHAnsi"/>
                <w:b/>
                <w:bCs/>
                <w:kern w:val="0"/>
                <w:sz w:val="24"/>
                <w:szCs w:val="24"/>
                <w:lang w:val="fr-FR" w:eastAsia="en-US" w:bidi="ar-SA"/>
              </w:rPr>
              <w:t>N° souche de référence</w:t>
            </w:r>
          </w:p>
        </w:tc>
        <w:tc>
          <w:tcPr>
            <w:tcW w:w="1695" w:type="dxa"/>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sz w:val="24"/>
                <w:szCs w:val="24"/>
              </w:rPr>
            </w:pPr>
            <w:r>
              <w:rPr>
                <w:rFonts w:eastAsia="Calibri" w:cs="Calibri" w:cstheme="minorHAnsi"/>
                <w:b/>
                <w:bCs/>
                <w:kern w:val="0"/>
                <w:sz w:val="24"/>
                <w:szCs w:val="24"/>
                <w:lang w:val="fr-FR" w:eastAsia="en-US" w:bidi="ar-SA"/>
              </w:rPr>
              <w:t>Concentration en ng/µl</w:t>
            </w:r>
          </w:p>
        </w:tc>
        <w:tc>
          <w:tcPr>
            <w:tcW w:w="1670" w:type="dxa"/>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sz w:val="24"/>
              </w:rPr>
            </w:pPr>
            <w:r>
              <w:rPr>
                <w:rFonts w:eastAsia="Calibri" w:cs=""/>
                <w:b/>
                <w:bCs/>
                <w:kern w:val="0"/>
                <w:sz w:val="24"/>
                <w:szCs w:val="22"/>
                <w:lang w:val="fr-FR" w:eastAsia="en-US" w:bidi="ar-SA"/>
              </w:rPr>
              <w:t>Absorbance à 260</w:t>
            </w:r>
          </w:p>
        </w:tc>
        <w:tc>
          <w:tcPr>
            <w:tcW w:w="1671" w:type="dxa"/>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sz w:val="24"/>
              </w:rPr>
            </w:pPr>
            <w:r>
              <w:rPr>
                <w:rFonts w:eastAsia="Calibri" w:cs=""/>
                <w:b/>
                <w:bCs/>
                <w:kern w:val="0"/>
                <w:sz w:val="24"/>
                <w:szCs w:val="22"/>
                <w:lang w:val="fr-FR" w:eastAsia="en-US" w:bidi="ar-SA"/>
              </w:rPr>
              <w:t>Absorbance à 280</w:t>
            </w:r>
          </w:p>
        </w:tc>
        <w:tc>
          <w:tcPr>
            <w:tcW w:w="1665" w:type="dxa"/>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sz w:val="24"/>
              </w:rPr>
            </w:pPr>
            <w:r>
              <w:rPr>
                <w:rFonts w:eastAsia="Calibri" w:cs=""/>
                <w:b/>
                <w:bCs/>
                <w:kern w:val="0"/>
                <w:sz w:val="24"/>
                <w:szCs w:val="22"/>
                <w:lang w:val="fr-FR" w:eastAsia="en-US" w:bidi="ar-SA"/>
              </w:rPr>
              <w:t>R1</w:t>
            </w:r>
          </w:p>
        </w:tc>
        <w:tc>
          <w:tcPr>
            <w:tcW w:w="1664" w:type="dxa"/>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sz w:val="24"/>
              </w:rPr>
            </w:pPr>
            <w:r>
              <w:rPr>
                <w:rFonts w:eastAsia="Calibri" w:cs=""/>
                <w:b/>
                <w:bCs/>
                <w:kern w:val="0"/>
                <w:sz w:val="24"/>
                <w:szCs w:val="22"/>
                <w:lang w:val="fr-FR" w:eastAsia="en-US" w:bidi="ar-SA"/>
              </w:rPr>
              <w:t>R2</w:t>
            </w:r>
          </w:p>
        </w:tc>
      </w:tr>
      <w:tr>
        <w:trPr>
          <w:trHeight w:val="430"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13</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130.6</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2.613</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1.404</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1.86</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0.68</w:t>
            </w:r>
          </w:p>
        </w:tc>
      </w:tr>
      <w:tr>
        <w:trPr>
          <w:trHeight w:val="413"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154</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114.5</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2.289</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1.146</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0.68</w:t>
            </w:r>
          </w:p>
        </w:tc>
      </w:tr>
      <w:tr>
        <w:trPr>
          <w:trHeight w:val="430"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208</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134.8</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2.697</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1.500</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1.80</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0.78</w:t>
            </w:r>
          </w:p>
        </w:tc>
      </w:tr>
      <w:tr>
        <w:trPr>
          <w:trHeight w:val="413"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224</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80.8</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1.615</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0.826</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1.96</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0.44</w:t>
            </w:r>
          </w:p>
        </w:tc>
      </w:tr>
      <w:tr>
        <w:trPr>
          <w:trHeight w:val="413"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101</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79.8</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1.596</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0.837</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1.91</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0.47</w:t>
            </w:r>
          </w:p>
        </w:tc>
      </w:tr>
      <w:tr>
        <w:trPr>
          <w:trHeight w:val="430"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221</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98.5</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1.969</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1.028</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1.92</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0.57</w:t>
            </w:r>
          </w:p>
        </w:tc>
      </w:tr>
      <w:tr>
        <w:trPr>
          <w:trHeight w:val="413"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250</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219</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4.379</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2.524</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1.73</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0.87</w:t>
            </w:r>
          </w:p>
        </w:tc>
      </w:tr>
      <w:tr>
        <w:trPr>
          <w:trHeight w:val="413"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296</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74.4</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1.488</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0.861</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1.73</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0.33</w:t>
            </w:r>
          </w:p>
        </w:tc>
      </w:tr>
      <w:tr>
        <w:trPr>
          <w:trHeight w:val="430"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35</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172.2</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3.443</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1.984</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1.74</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0.84</w:t>
            </w:r>
          </w:p>
        </w:tc>
      </w:tr>
      <w:tr>
        <w:trPr>
          <w:trHeight w:val="413"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51</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60.3</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1.205</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0.668</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1.80</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0.31</w:t>
            </w:r>
          </w:p>
        </w:tc>
      </w:tr>
      <w:tr>
        <w:trPr>
          <w:trHeight w:val="430" w:hRule="atLeast"/>
          <w:cnfStyle w:val="000000100000" w:firstRow="0" w:lastRow="0" w:firstColumn="0" w:lastColumn="0" w:oddVBand="0" w:evenVBand="0" w:oddHBand="1" w:evenHBand="0" w:firstRowFirstColumn="0" w:firstRowLastColumn="0" w:lastRowFirstColumn="0" w:lastRowLastColumn="0"/>
        </w:trPr>
        <w:tc>
          <w:tcPr>
            <w:tcW w:w="166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118</w:t>
            </w:r>
          </w:p>
        </w:tc>
        <w:tc>
          <w:tcPr>
            <w:tcW w:w="169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192.4</w:t>
            </w:r>
          </w:p>
        </w:tc>
        <w:tc>
          <w:tcPr>
            <w:tcW w:w="1670"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3.848</w:t>
            </w:r>
          </w:p>
        </w:tc>
        <w:tc>
          <w:tcPr>
            <w:tcW w:w="1671"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2.063</w:t>
            </w:r>
          </w:p>
        </w:tc>
        <w:tc>
          <w:tcPr>
            <w:tcW w:w="1665"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1.87</w:t>
            </w:r>
          </w:p>
        </w:tc>
        <w:tc>
          <w:tcPr>
            <w:tcW w:w="1664"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1.12</w:t>
            </w:r>
          </w:p>
        </w:tc>
      </w:tr>
      <w:tr>
        <w:trPr>
          <w:trHeight w:val="413" w:hRule="atLeast"/>
        </w:trPr>
        <w:tc>
          <w:tcPr>
            <w:tcW w:w="166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b w:val="false"/>
                <w:b w:val="false"/>
                <w:sz w:val="24"/>
                <w:szCs w:val="24"/>
              </w:rPr>
            </w:pPr>
            <w:r>
              <w:rPr>
                <w:rFonts w:eastAsia="Calibri" w:cs="Calibri"/>
                <w:b w:val="false"/>
                <w:bCs/>
                <w:kern w:val="0"/>
                <w:sz w:val="24"/>
                <w:szCs w:val="24"/>
                <w:lang w:val="fr-FR" w:eastAsia="en-US" w:bidi="ar-SA"/>
              </w:rPr>
              <w:t>245</w:t>
            </w:r>
          </w:p>
        </w:tc>
        <w:tc>
          <w:tcPr>
            <w:tcW w:w="169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100.5</w:t>
            </w:r>
          </w:p>
        </w:tc>
        <w:tc>
          <w:tcPr>
            <w:tcW w:w="1670"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2.010</w:t>
            </w:r>
          </w:p>
        </w:tc>
        <w:tc>
          <w:tcPr>
            <w:tcW w:w="1671"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1.124</w:t>
            </w:r>
          </w:p>
        </w:tc>
        <w:tc>
          <w:tcPr>
            <w:tcW w:w="1665"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1.79</w:t>
            </w:r>
          </w:p>
        </w:tc>
        <w:tc>
          <w:tcPr>
            <w:tcW w:w="1664"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eastAsia="Calibri" w:cs="Calibri"/>
                <w:kern w:val="0"/>
                <w:sz w:val="24"/>
                <w:szCs w:val="24"/>
                <w:lang w:val="fr-FR" w:eastAsia="en-US" w:bidi="ar-SA"/>
              </w:rPr>
              <w:t>0.58</w:t>
            </w:r>
          </w:p>
        </w:tc>
      </w:tr>
    </w:tbl>
    <w:p>
      <w:pPr>
        <w:pStyle w:val="Normal"/>
        <w:ind w:left="708" w:hanging="708"/>
        <w:rPr>
          <w:rFonts w:cs="Calibri" w:cstheme="minorHAnsi"/>
          <w:i/>
          <w:i/>
          <w:sz w:val="24"/>
          <w:szCs w:val="24"/>
        </w:rPr>
      </w:pPr>
      <w:r>
        <w:rPr>
          <w:rFonts w:cs="Calibri" w:cstheme="minorHAnsi"/>
          <w:b/>
          <w:sz w:val="24"/>
          <w:szCs w:val="24"/>
        </w:rPr>
        <w:t xml:space="preserve">Tableau 3. </w:t>
      </w:r>
      <w:r>
        <w:rPr>
          <w:rFonts w:cs="Calibri" w:cstheme="minorHAnsi"/>
          <w:sz w:val="24"/>
          <w:szCs w:val="24"/>
        </w:rPr>
        <w:t xml:space="preserve">Résultats du contrôle des 12 souches de </w:t>
      </w:r>
      <w:r>
        <w:rPr>
          <w:rFonts w:cs="Calibri" w:cstheme="minorHAnsi"/>
          <w:i/>
          <w:sz w:val="24"/>
          <w:szCs w:val="24"/>
        </w:rPr>
        <w:t>C. gloeosporioides</w:t>
      </w:r>
      <w:r>
        <w:rPr>
          <w:rFonts w:cs="Calibri" w:cstheme="minorHAnsi"/>
          <w:sz w:val="24"/>
          <w:szCs w:val="24"/>
        </w:rPr>
        <w:t xml:space="preserve"> par le Nanodrop. </w:t>
      </w:r>
      <w:r>
        <w:rPr>
          <w:rFonts w:cs="Calibri" w:cstheme="minorHAnsi"/>
          <w:i/>
          <w:sz w:val="24"/>
          <w:szCs w:val="24"/>
        </w:rPr>
        <w:t>Légende : R1 : Rapport de l’absorbance à 260 sur l’absorbance à 280 ; R2 : Rapport de l’absorbance à 260 sur l’absorbance à 230.</w:t>
      </w:r>
    </w:p>
    <w:p>
      <w:pPr>
        <w:pStyle w:val="Normal"/>
        <w:ind w:left="708" w:hanging="708"/>
        <w:rPr>
          <w:rFonts w:cs="Calibri" w:cstheme="minorHAnsi"/>
          <w:sz w:val="24"/>
          <w:szCs w:val="24"/>
        </w:rPr>
      </w:pPr>
      <w:r>
        <w:rPr>
          <w:rFonts w:cs="Calibri" w:cstheme="minorHAnsi"/>
          <w:sz w:val="24"/>
          <w:szCs w:val="24"/>
        </w:rPr>
      </w:r>
    </w:p>
    <w:p>
      <w:pPr>
        <w:pStyle w:val="Normal"/>
        <w:spacing w:lineRule="auto" w:line="360"/>
        <w:jc w:val="both"/>
        <w:rPr>
          <w:rFonts w:cs="Calibri" w:cstheme="minorHAnsi"/>
          <w:sz w:val="24"/>
          <w:szCs w:val="24"/>
        </w:rPr>
      </w:pPr>
      <w:r>
        <w:rPr>
          <w:rFonts w:cs="Calibri" w:cstheme="minorHAnsi"/>
          <w:sz w:val="24"/>
          <w:szCs w:val="24"/>
        </w:rPr>
        <w:t>L’étalonnage de l’appareil a été fait au préalable des mesures avec le tampon utilisé lors de l’extraction des ADNg.</w:t>
      </w:r>
    </w:p>
    <w:p>
      <w:pPr>
        <w:pStyle w:val="Normal"/>
        <w:spacing w:lineRule="auto" w:line="360"/>
        <w:jc w:val="both"/>
        <w:rPr>
          <w:rFonts w:cs="Calibri" w:cstheme="minorHAnsi"/>
          <w:sz w:val="24"/>
          <w:szCs w:val="24"/>
        </w:rPr>
      </w:pPr>
      <w:r>
        <w:rPr>
          <w:rFonts w:cs="Calibri" w:cstheme="minorHAnsi"/>
          <w:sz w:val="24"/>
          <w:szCs w:val="24"/>
        </w:rPr>
        <w:t>En fonction de leurs concentrations initiales les ADN ont été standardisés à 100 ng/µL puis dilués en au 1/10</w:t>
      </w:r>
      <w:r>
        <w:rPr>
          <w:rFonts w:cs="Calibri" w:cstheme="minorHAnsi"/>
          <w:sz w:val="24"/>
          <w:szCs w:val="24"/>
          <w:vertAlign w:val="superscript"/>
        </w:rPr>
        <w:t>ème</w:t>
      </w:r>
      <w:r>
        <w:rPr>
          <w:rFonts w:cs="Calibri" w:cstheme="minorHAnsi"/>
          <w:sz w:val="24"/>
          <w:szCs w:val="24"/>
        </w:rPr>
        <w:t xml:space="preserve">  et 1/100</w:t>
      </w:r>
      <w:r>
        <w:rPr>
          <w:rFonts w:cs="Calibri" w:cstheme="minorHAnsi"/>
          <w:sz w:val="24"/>
          <w:szCs w:val="24"/>
          <w:vertAlign w:val="superscript"/>
        </w:rPr>
        <w:t xml:space="preserve">ème </w:t>
      </w:r>
      <w:r>
        <w:rPr>
          <w:rFonts w:cs="Calibri" w:cstheme="minorHAnsi"/>
          <w:sz w:val="24"/>
          <w:szCs w:val="24"/>
        </w:rPr>
        <w:t>donnant respectivement trois gammes d’échantillons nommée F1, F2 et F3.</w:t>
      </w:r>
    </w:p>
    <w:p>
      <w:pPr>
        <w:pStyle w:val="Normal"/>
        <w:spacing w:lineRule="auto" w:line="276"/>
        <w:jc w:val="both"/>
        <w:rPr>
          <w:rFonts w:cs="Calibri" w:cstheme="minorHAnsi"/>
          <w:sz w:val="24"/>
          <w:szCs w:val="24"/>
        </w:rPr>
      </w:pPr>
      <w:r>
        <w:rPr>
          <w:rFonts w:cs="Calibri" w:cstheme="minorHAnsi"/>
          <w:sz w:val="24"/>
          <w:szCs w:val="24"/>
        </w:rPr>
      </w:r>
    </w:p>
    <w:p>
      <w:pPr>
        <w:pStyle w:val="Normal"/>
        <w:rPr>
          <w:rFonts w:ascii="Calibri" w:hAnsi="Calibri" w:cs="Calibri"/>
          <w:b/>
          <w:b/>
          <w:sz w:val="28"/>
        </w:rPr>
      </w:pPr>
      <w:r>
        <w:rPr>
          <w:rFonts w:cs="Calibri"/>
          <w:b/>
          <w:sz w:val="28"/>
        </w:rPr>
        <w:t>Réaction en chaine par polymérase (PCR)</w:t>
      </w:r>
    </w:p>
    <w:p>
      <w:pPr>
        <w:pStyle w:val="Normal"/>
        <w:rPr>
          <w:rFonts w:ascii="Calibri" w:hAnsi="Calibri" w:cs="Calibri"/>
          <w:b/>
          <w:b/>
          <w:sz w:val="28"/>
        </w:rPr>
      </w:pPr>
      <w:r>
        <w:rPr>
          <w:rFonts w:cs="Calibri"/>
          <w:b/>
          <w:sz w:val="28"/>
        </w:rPr>
      </w:r>
    </w:p>
    <w:p>
      <w:pPr>
        <w:pStyle w:val="Normal"/>
        <w:spacing w:lineRule="auto" w:line="360"/>
        <w:jc w:val="both"/>
        <w:rPr>
          <w:rFonts w:ascii="Calibri" w:hAnsi="Calibri" w:cs="Calibri"/>
          <w:sz w:val="24"/>
        </w:rPr>
      </w:pPr>
      <w:r>
        <w:rPr>
          <w:rFonts w:cs="Calibri"/>
          <w:sz w:val="24"/>
        </w:rPr>
        <w:t xml:space="preserve">En raison d’une trop grande quantité de photos de gels d’électrophorèse par agarose, les résultats des différentes PCR vont être décrits en fonction des amorces utilisées. Dans un premier temps pour le couple d’amorce du locus Apn2/Mat </w:t>
      </w:r>
      <w:ins w:id="7" w:author="Sébastien Guyader" w:date="2021-06-21T00:12:42Z">
        <w:r>
          <w:rPr>
            <w:rFonts w:cs="Calibri"/>
            <w:sz w:val="24"/>
          </w:rPr>
          <w:t>(appelée par la suite zone ApMat</w:t>
        </w:r>
      </w:ins>
      <w:ins w:id="8" w:author="Sébastien Guyader" w:date="2021-06-21T00:13:00Z">
        <w:r>
          <w:rPr>
            <w:rFonts w:cs="Calibri"/>
            <w:sz w:val="24"/>
          </w:rPr>
          <w:t xml:space="preserve">) </w:t>
        </w:r>
      </w:ins>
      <w:r>
        <w:rPr>
          <w:rFonts w:cs="Calibri"/>
          <w:sz w:val="24"/>
        </w:rPr>
        <w:t>puis dans un second temps pour les amorces des microsatellites.</w:t>
      </w:r>
    </w:p>
    <w:p>
      <w:pPr>
        <w:pStyle w:val="Normal"/>
        <w:spacing w:lineRule="auto" w:line="360"/>
        <w:jc w:val="both"/>
        <w:rPr>
          <w:rFonts w:ascii="Calibri" w:hAnsi="Calibri" w:cs="Calibri"/>
          <w:sz w:val="24"/>
        </w:rPr>
      </w:pPr>
      <w:r>
        <w:rPr>
          <w:rFonts w:cs="Calibri"/>
          <w:sz w:val="24"/>
        </w:rPr>
        <w:t>Une première PCR a été faite sur les gammes</w:t>
      </w:r>
      <w:ins w:id="9" w:author="Sébastien Guyader" w:date="2021-06-21T00:12:10Z">
        <w:r>
          <w:rPr>
            <w:rFonts w:cs="Calibri"/>
            <w:sz w:val="24"/>
          </w:rPr>
          <w:t xml:space="preserve"> </w:t>
        </w:r>
      </w:ins>
      <w:ins w:id="10" w:author="Sébastien Guyader" w:date="2021-06-21T00:12:10Z">
        <w:r>
          <w:rPr>
            <w:rFonts w:cs="Calibri"/>
            <w:sz w:val="24"/>
          </w:rPr>
          <w:t>de dilution</w:t>
        </w:r>
      </w:ins>
      <w:r>
        <w:rPr>
          <w:rFonts w:cs="Calibri"/>
          <w:sz w:val="24"/>
        </w:rPr>
        <w:t xml:space="preserve"> F1, F2 et F3, la gamme F3 ne montrant aucune bande d’amplification a été retir</w:t>
      </w:r>
      <w:ins w:id="11" w:author="Sébastien Guyader" w:date="2021-06-21T00:10:50Z">
        <w:r>
          <w:rPr>
            <w:rFonts w:cs="Calibri"/>
            <w:sz w:val="24"/>
          </w:rPr>
          <w:t>ée</w:t>
        </w:r>
      </w:ins>
      <w:del w:id="12" w:author="Sébastien Guyader" w:date="2021-06-21T00:10:49Z">
        <w:r>
          <w:rPr>
            <w:rFonts w:cs="Calibri"/>
            <w:sz w:val="24"/>
          </w:rPr>
          <w:delText>er</w:delText>
        </w:r>
      </w:del>
      <w:r>
        <w:rPr>
          <w:rFonts w:cs="Calibri"/>
          <w:sz w:val="24"/>
        </w:rPr>
        <w:t xml:space="preserve"> pour la suite. La souche 101</w:t>
      </w:r>
      <w:ins w:id="13" w:author="Sébastien Guyader" w:date="2021-06-21T00:11:05Z">
        <w:r>
          <w:rPr>
            <w:rFonts w:cs="Calibri"/>
            <w:sz w:val="24"/>
          </w:rPr>
          <w:t>,</w:t>
        </w:r>
      </w:ins>
      <w:r>
        <w:rPr>
          <w:rFonts w:cs="Calibri"/>
          <w:sz w:val="24"/>
        </w:rPr>
        <w:t xml:space="preserve"> étant celle qui</w:t>
      </w:r>
      <w:ins w:id="14" w:author="Sébastien Guyader" w:date="2021-06-21T00:11:36Z">
        <w:r>
          <w:rPr>
            <w:rFonts w:cs="Calibri"/>
            <w:sz w:val="24"/>
          </w:rPr>
          <w:t xml:space="preserve"> </w:t>
        </w:r>
      </w:ins>
      <w:del w:id="15" w:author="Sébastien Guyader" w:date="2021-06-21T00:11:34Z">
        <w:r>
          <w:rPr>
            <w:rFonts w:cs="Calibri"/>
            <w:sz w:val="24"/>
          </w:rPr>
          <w:delText xml:space="preserve"> est</w:delText>
        </w:r>
      </w:del>
      <w:ins w:id="16" w:author="Sébastien Guyader" w:date="2021-06-21T00:11:10Z">
        <w:r>
          <w:rPr>
            <w:rFonts w:cs="Calibri"/>
            <w:sz w:val="24"/>
          </w:rPr>
          <w:t>a présenté</w:t>
        </w:r>
      </w:ins>
      <w:r>
        <w:rPr>
          <w:rFonts w:cs="Calibri"/>
          <w:sz w:val="24"/>
        </w:rPr>
        <w:t xml:space="preserve"> la meilleure bande</w:t>
      </w:r>
      <w:ins w:id="17" w:author="Sébastien Guyader" w:date="2021-06-21T00:11:17Z">
        <w:r>
          <w:rPr>
            <w:rFonts w:cs="Calibri"/>
            <w:sz w:val="24"/>
          </w:rPr>
          <w:t>,</w:t>
        </w:r>
      </w:ins>
      <w:r>
        <w:rPr>
          <w:rFonts w:cs="Calibri"/>
          <w:sz w:val="24"/>
        </w:rPr>
        <w:t xml:space="preserve"> </w:t>
      </w:r>
      <w:del w:id="18" w:author="Sébastien Guyader" w:date="2021-06-21T00:11:46Z">
        <w:r>
          <w:rPr>
            <w:rFonts w:cs="Calibri"/>
            <w:sz w:val="24"/>
          </w:rPr>
          <w:delText>devient le</w:delText>
        </w:r>
      </w:del>
      <w:ins w:id="19" w:author="Sébastien Guyader" w:date="2021-06-21T00:11:48Z">
        <w:r>
          <w:rPr>
            <w:rFonts w:cs="Calibri"/>
            <w:sz w:val="24"/>
          </w:rPr>
          <w:t>a été choisie comme</w:t>
        </w:r>
      </w:ins>
      <w:r>
        <w:rPr>
          <w:rFonts w:cs="Calibri"/>
          <w:sz w:val="24"/>
        </w:rPr>
        <w:t xml:space="preserve"> témoin positif</w:t>
      </w:r>
      <w:ins w:id="20" w:author="Sébastien Guyader" w:date="2021-06-21T00:11:56Z">
        <w:r>
          <w:rPr>
            <w:rFonts w:cs="Calibri"/>
            <w:sz w:val="24"/>
          </w:rPr>
          <w:t xml:space="preserve"> </w:t>
        </w:r>
      </w:ins>
      <w:ins w:id="21" w:author="Sébastien Guyader" w:date="2021-06-21T00:11:56Z">
        <w:r>
          <w:rPr>
            <w:rFonts w:cs="Calibri"/>
            <w:sz w:val="24"/>
          </w:rPr>
          <w:t>pour la suite</w:t>
        </w:r>
      </w:ins>
      <w:r>
        <w:rPr>
          <w:rFonts w:cs="Calibri"/>
          <w:sz w:val="24"/>
        </w:rPr>
        <w:t xml:space="preserve">. </w:t>
      </w:r>
    </w:p>
    <w:p>
      <w:pPr>
        <w:pStyle w:val="ListParagraph"/>
        <w:numPr>
          <w:ilvl w:val="0"/>
          <w:numId w:val="14"/>
        </w:numPr>
        <w:spacing w:lineRule="auto" w:line="360"/>
        <w:jc w:val="both"/>
        <w:rPr>
          <w:rFonts w:ascii="Calibri" w:hAnsi="Calibri" w:cs="Calibri"/>
          <w:sz w:val="24"/>
        </w:rPr>
      </w:pPr>
      <w:r>
        <w:rPr>
          <w:rFonts w:cs="Calibri"/>
          <w:sz w:val="24"/>
        </w:rPr>
        <w:t>Locus Apn2/Mat</w:t>
      </w:r>
    </w:p>
    <w:p>
      <w:pPr>
        <w:pStyle w:val="Normal"/>
        <w:spacing w:lineRule="auto" w:line="360"/>
        <w:jc w:val="both"/>
        <w:rPr>
          <w:rFonts w:ascii="Calibri" w:hAnsi="Calibri" w:cs="Calibri"/>
          <w:sz w:val="24"/>
        </w:rPr>
      </w:pPr>
      <w:r>
        <w:rPr>
          <w:rFonts w:cs="Calibri"/>
          <w:sz w:val="24"/>
        </w:rPr>
        <w:t xml:space="preserve">Parmi les 3 échantillons de </w:t>
      </w:r>
      <w:ins w:id="22" w:author="Sébastien Guyader" w:date="2021-06-21T00:12:23Z">
        <w:r>
          <w:rPr>
            <w:rFonts w:cs="Calibri"/>
            <w:sz w:val="24"/>
          </w:rPr>
          <w:t xml:space="preserve">la gamme </w:t>
        </w:r>
      </w:ins>
      <w:r>
        <w:rPr>
          <w:rFonts w:cs="Calibri"/>
          <w:sz w:val="24"/>
        </w:rPr>
        <w:t xml:space="preserve">F1 et les 3 échantillons de </w:t>
      </w:r>
      <w:ins w:id="23" w:author="Sébastien Guyader" w:date="2021-06-21T00:12:28Z">
        <w:r>
          <w:rPr>
            <w:rFonts w:cs="Calibri"/>
            <w:sz w:val="24"/>
          </w:rPr>
          <w:t xml:space="preserve">la gamme </w:t>
        </w:r>
      </w:ins>
      <w:r>
        <w:rPr>
          <w:rFonts w:cs="Calibri"/>
          <w:sz w:val="24"/>
        </w:rPr>
        <w:t xml:space="preserve">F2 testés avec les amorces amplifiant la zone </w:t>
      </w:r>
      <w:commentRangeStart w:id="3"/>
      <w:r>
        <w:rPr>
          <w:rFonts w:cs="Calibri"/>
          <w:sz w:val="24"/>
        </w:rPr>
        <w:t>ApMat</w:t>
      </w:r>
      <w:ins w:id="24" w:author="Sébastien Guyader" w:date="2021-06-21T00:13:13Z">
        <w:r>
          <w:rPr>
            <w:rFonts w:cs="Calibri"/>
            <w:sz w:val="24"/>
          </w:rPr>
        </w:r>
      </w:ins>
      <w:commentRangeEnd w:id="3"/>
      <w:r>
        <w:commentReference w:id="3"/>
      </w:r>
      <w:r>
        <w:rPr>
          <w:rFonts w:cs="Calibri"/>
          <w:sz w:val="24"/>
        </w:rPr>
        <w:t xml:space="preserve"> seul 2  puits ont présentés des bandes ; une très faible bande et une moyenne correspondant au témoin positif.</w:t>
      </w:r>
    </w:p>
    <w:p>
      <w:pPr>
        <w:pStyle w:val="Normal"/>
        <w:spacing w:lineRule="auto" w:line="360"/>
        <w:jc w:val="both"/>
        <w:rPr>
          <w:rFonts w:cs="Calibri" w:cstheme="minorHAnsi"/>
          <w:sz w:val="24"/>
        </w:rPr>
      </w:pPr>
      <w:r>
        <w:rPr>
          <w:rFonts w:cs="Calibri"/>
          <w:sz w:val="24"/>
        </w:rPr>
        <w:t xml:space="preserve">Une </w:t>
      </w:r>
      <w:r>
        <w:rPr>
          <w:rFonts w:cs="Calibri" w:cstheme="minorHAnsi"/>
          <w:sz w:val="24"/>
        </w:rPr>
        <w:t xml:space="preserve">PCR de gradient variant de 57° à 62° C des amorces du locus </w:t>
      </w:r>
      <w:r>
        <w:rPr>
          <w:rFonts w:cs="Calibri" w:cstheme="minorHAnsi"/>
          <w:iCs/>
          <w:sz w:val="24"/>
        </w:rPr>
        <w:t>Apn2/MAT</w:t>
      </w:r>
      <w:r>
        <w:rPr>
          <w:rFonts w:cs="Calibri" w:cstheme="minorHAnsi"/>
          <w:i/>
          <w:iCs/>
          <w:sz w:val="24"/>
        </w:rPr>
        <w:t xml:space="preserve"> </w:t>
      </w:r>
      <w:r>
        <w:rPr>
          <w:rFonts w:cs="Calibri" w:cstheme="minorHAnsi"/>
          <w:sz w:val="24"/>
        </w:rPr>
        <w:t>a permis de définir 59°C comme température optimale d’amplification.</w:t>
      </w:r>
    </w:p>
    <w:p>
      <w:pPr>
        <w:pStyle w:val="Normal"/>
        <w:spacing w:lineRule="auto" w:line="360"/>
        <w:jc w:val="both"/>
        <w:rPr>
          <w:rFonts w:cs="Calibri" w:cstheme="minorHAnsi"/>
          <w:sz w:val="24"/>
        </w:rPr>
      </w:pPr>
      <w:r>
        <w:rPr>
          <w:rFonts w:cs="Calibri" w:cstheme="minorHAnsi"/>
          <w:sz w:val="24"/>
        </w:rPr>
        <w:t>A 59°C, la gamme F2 ne présente aucune bande sur le gel et la gamme F1 à montrer une bande nette au niveau de la moitié du marqueur (environ 500p</w:t>
      </w:r>
      <w:ins w:id="25" w:author="Sébastien Guyader" w:date="2021-06-21T00:14:31Z">
        <w:r>
          <w:rPr>
            <w:rFonts w:cs="Calibri" w:cstheme="minorHAnsi"/>
            <w:sz w:val="24"/>
          </w:rPr>
          <w:t>b</w:t>
        </w:r>
      </w:ins>
      <w:del w:id="26" w:author="Sébastien Guyader" w:date="2021-06-21T00:14:29Z">
        <w:r>
          <w:rPr>
            <w:rFonts w:cs="Calibri" w:cstheme="minorHAnsi"/>
            <w:sz w:val="24"/>
          </w:rPr>
          <w:delText>B</w:delText>
        </w:r>
      </w:del>
      <w:r>
        <w:rPr>
          <w:rFonts w:cs="Calibri" w:cstheme="minorHAnsi"/>
          <w:sz w:val="24"/>
        </w:rPr>
        <w:t>) pour le témoin positif et des bandes à peine visibles voire inexistantes pour le reste.</w:t>
      </w:r>
      <w:ins w:id="27" w:author="Sébastien Guyader" w:date="2021-06-21T00:15:17Z">
        <w:r>
          <w:rPr>
            <w:rFonts w:cs="Calibri" w:cstheme="minorHAnsi"/>
            <w:sz w:val="24"/>
          </w:rPr>
          <w:commentReference w:id="4"/>
        </w:r>
      </w:ins>
    </w:p>
    <w:p>
      <w:pPr>
        <w:pStyle w:val="Normal"/>
        <w:spacing w:lineRule="auto" w:line="360"/>
        <w:jc w:val="both"/>
        <w:rPr>
          <w:rFonts w:cs="Calibri" w:cstheme="minorHAnsi"/>
          <w:sz w:val="24"/>
        </w:rPr>
      </w:pPr>
      <w:r>
        <w:rPr>
          <w:rFonts w:cs="Calibri" w:cstheme="minorHAnsi"/>
          <w:sz w:val="24"/>
        </w:rPr>
      </w:r>
    </w:p>
    <w:p>
      <w:pPr>
        <w:pStyle w:val="ListParagraph"/>
        <w:numPr>
          <w:ilvl w:val="0"/>
          <w:numId w:val="14"/>
        </w:numPr>
        <w:spacing w:lineRule="auto" w:line="360"/>
        <w:jc w:val="both"/>
        <w:rPr>
          <w:rFonts w:cs="Calibri" w:cstheme="minorHAnsi"/>
          <w:sz w:val="24"/>
        </w:rPr>
      </w:pPr>
      <w:r>
        <w:rPr>
          <w:rFonts w:cs="Calibri" w:cstheme="minorHAnsi"/>
          <w:sz w:val="24"/>
        </w:rPr>
        <w:t>Amorces microsatellite cg 57</w:t>
      </w:r>
    </w:p>
    <w:p>
      <w:pPr>
        <w:pStyle w:val="Normal"/>
        <w:spacing w:lineRule="auto" w:line="360"/>
        <w:ind w:left="360" w:hanging="0"/>
        <w:jc w:val="both"/>
        <w:rPr>
          <w:rFonts w:cs="Calibri" w:cstheme="minorHAnsi"/>
          <w:sz w:val="24"/>
        </w:rPr>
      </w:pPr>
      <w:r>
        <w:rPr>
          <w:rFonts w:cs="Calibri" w:cstheme="minorHAnsi"/>
          <w:sz w:val="24"/>
        </w:rPr>
        <w:t>Après plusieurs essais à différentes températures, une seule bande nette et visible pour le témoin positif à 59°C.</w:t>
      </w:r>
    </w:p>
    <w:p>
      <w:pPr>
        <w:pStyle w:val="ListParagraph"/>
        <w:numPr>
          <w:ilvl w:val="0"/>
          <w:numId w:val="14"/>
        </w:numPr>
        <w:spacing w:lineRule="auto" w:line="360"/>
        <w:jc w:val="both"/>
        <w:rPr>
          <w:rFonts w:ascii="Calibri" w:hAnsi="Calibri" w:cs="Calibri"/>
          <w:sz w:val="24"/>
        </w:rPr>
      </w:pPr>
      <w:r>
        <w:rPr>
          <w:rFonts w:cs="Calibri"/>
          <w:sz w:val="24"/>
        </w:rPr>
        <w:t>Amorces microsatellite</w:t>
      </w:r>
      <w:ins w:id="28" w:author="Sébastien Guyader" w:date="2021-06-21T00:15:48Z">
        <w:r>
          <w:rPr>
            <w:rFonts w:cs="Calibri"/>
            <w:sz w:val="24"/>
          </w:rPr>
          <w:t>s</w:t>
        </w:r>
      </w:ins>
      <w:r>
        <w:rPr>
          <w:rFonts w:cs="Calibri"/>
          <w:sz w:val="24"/>
        </w:rPr>
        <w:t xml:space="preserve"> cg 68</w:t>
      </w:r>
    </w:p>
    <w:p>
      <w:pPr>
        <w:pStyle w:val="Normal"/>
        <w:spacing w:lineRule="auto" w:line="360"/>
        <w:ind w:left="360" w:hanging="0"/>
        <w:jc w:val="both"/>
        <w:rPr>
          <w:rFonts w:ascii="Calibri" w:hAnsi="Calibri" w:cs="Calibri"/>
          <w:sz w:val="24"/>
        </w:rPr>
      </w:pPr>
      <w:r>
        <w:rPr>
          <w:rFonts w:cs="Calibri"/>
          <w:sz w:val="24"/>
        </w:rPr>
        <w:t>Absence totale de bande sur tous les essais de ce couple d’amorces.</w:t>
      </w:r>
    </w:p>
    <w:p>
      <w:pPr>
        <w:pStyle w:val="ListParagraph"/>
        <w:numPr>
          <w:ilvl w:val="0"/>
          <w:numId w:val="14"/>
        </w:numPr>
        <w:spacing w:lineRule="auto" w:line="360"/>
        <w:jc w:val="both"/>
        <w:rPr>
          <w:rFonts w:ascii="Calibri" w:hAnsi="Calibri" w:cs="Calibri"/>
          <w:sz w:val="24"/>
        </w:rPr>
      </w:pPr>
      <w:r>
        <w:rPr>
          <w:rFonts w:cs="Calibri"/>
          <w:sz w:val="24"/>
        </w:rPr>
        <w:t>Amorces microsatellite</w:t>
      </w:r>
      <w:ins w:id="29" w:author="Sébastien Guyader" w:date="2021-06-21T00:15:50Z">
        <w:r>
          <w:rPr>
            <w:rFonts w:cs="Calibri"/>
            <w:sz w:val="24"/>
          </w:rPr>
          <w:t>s</w:t>
        </w:r>
      </w:ins>
      <w:r>
        <w:rPr>
          <w:rFonts w:cs="Calibri"/>
          <w:sz w:val="24"/>
        </w:rPr>
        <w:t xml:space="preserve"> cg 71, cg 150 et cg 120</w:t>
      </w:r>
    </w:p>
    <w:p>
      <w:pPr>
        <w:pStyle w:val="Normal"/>
        <w:spacing w:lineRule="auto" w:line="360"/>
        <w:ind w:left="360" w:hanging="0"/>
        <w:jc w:val="both"/>
        <w:rPr>
          <w:rFonts w:ascii="Calibri" w:hAnsi="Calibri" w:cs="Calibri"/>
          <w:sz w:val="24"/>
        </w:rPr>
      </w:pPr>
      <w:r>
        <w:rPr>
          <w:rFonts w:cs="Calibri"/>
          <w:sz w:val="24"/>
        </w:rPr>
        <w:t>Absence totale de bande visible de tous ces couples d’amorces, uniquement l’excès d’amorces est retrouvé sur leur électrophorèse.</w:t>
      </w:r>
    </w:p>
    <w:p>
      <w:pPr>
        <w:pStyle w:val="ListParagraph"/>
        <w:numPr>
          <w:ilvl w:val="0"/>
          <w:numId w:val="14"/>
        </w:numPr>
        <w:spacing w:lineRule="auto" w:line="360"/>
        <w:jc w:val="both"/>
        <w:rPr>
          <w:rFonts w:ascii="Calibri" w:hAnsi="Calibri" w:cs="Calibri"/>
          <w:sz w:val="24"/>
        </w:rPr>
      </w:pPr>
      <w:r>
        <w:rPr>
          <w:rFonts w:cs="Calibri"/>
          <w:sz w:val="24"/>
        </w:rPr>
        <w:t>Amorces microsatellite</w:t>
      </w:r>
      <w:ins w:id="30" w:author="Sébastien Guyader" w:date="2021-06-21T00:15:52Z">
        <w:r>
          <w:rPr>
            <w:rFonts w:cs="Calibri"/>
            <w:sz w:val="24"/>
          </w:rPr>
          <w:t>s</w:t>
        </w:r>
      </w:ins>
      <w:r>
        <w:rPr>
          <w:rFonts w:cs="Calibri"/>
          <w:sz w:val="24"/>
        </w:rPr>
        <w:t xml:space="preserve"> cg 127</w:t>
      </w:r>
    </w:p>
    <w:p>
      <w:pPr>
        <w:pStyle w:val="Normal"/>
        <w:spacing w:lineRule="auto" w:line="360"/>
        <w:ind w:left="360" w:hanging="0"/>
        <w:jc w:val="both"/>
        <w:rPr>
          <w:rFonts w:ascii="Calibri" w:hAnsi="Calibri" w:cs="Calibri"/>
          <w:sz w:val="24"/>
        </w:rPr>
      </w:pPr>
      <w:r>
        <w:rPr>
          <w:rFonts w:cs="Calibri"/>
          <w:sz w:val="24"/>
        </w:rPr>
        <w:t>Lors de la première PCR avec toute la gamme F1 avec les amorces datant de 2014, 4 bandes nettes puis tous les autres essaies avec les amorces de 2021 aucunes bandes.</w:t>
      </w:r>
    </w:p>
    <w:p>
      <w:pPr>
        <w:pStyle w:val="ListParagraph"/>
        <w:numPr>
          <w:ilvl w:val="0"/>
          <w:numId w:val="14"/>
        </w:numPr>
        <w:spacing w:lineRule="auto" w:line="360"/>
        <w:jc w:val="both"/>
        <w:rPr>
          <w:rFonts w:ascii="Calibri" w:hAnsi="Calibri" w:cs="Calibri"/>
          <w:sz w:val="24"/>
        </w:rPr>
      </w:pPr>
      <w:r>
        <w:rPr>
          <w:rFonts w:cs="Calibri"/>
          <w:sz w:val="24"/>
        </w:rPr>
        <w:t>Amorces microsatellite cg 92 et 129</w:t>
      </w:r>
    </w:p>
    <w:p>
      <w:pPr>
        <w:pStyle w:val="ListParagraph"/>
        <w:spacing w:lineRule="auto" w:line="360"/>
        <w:jc w:val="both"/>
        <w:rPr>
          <w:rFonts w:ascii="Calibri" w:hAnsi="Calibri" w:cs="Calibri"/>
          <w:sz w:val="24"/>
        </w:rPr>
      </w:pPr>
      <w:r>
        <w:rPr>
          <w:rFonts w:cs="Calibri"/>
          <w:sz w:val="24"/>
        </w:rPr>
        <w:t>Pour ces 2 couples sur la gamme F1 : Mélange de bandes dans les même puits de forme à la fois large et en tas pour le couple cg 129  et plusieurs fines bandes pour cg92.</w:t>
      </w:r>
    </w:p>
    <w:p>
      <w:pPr>
        <w:pStyle w:val="Normal"/>
        <w:spacing w:lineRule="auto" w:line="360"/>
        <w:jc w:val="both"/>
        <w:rPr>
          <w:rFonts w:ascii="Calibri" w:hAnsi="Calibri" w:cs="Calibri"/>
          <w:sz w:val="24"/>
        </w:rPr>
      </w:pPr>
      <w:r>
        <w:rPr>
          <w:rFonts w:cs="Calibri"/>
          <w:sz w:val="24"/>
        </w:rPr>
        <w:t>Sur toutes les amorces aucun témoin négatif n’a été compromis.</w:t>
      </w:r>
      <w:ins w:id="31" w:author="Sébastien Guyader" w:date="2021-06-21T00:16:03Z">
        <w:r>
          <w:rPr>
            <w:rFonts w:cs="Calibri"/>
            <w:sz w:val="24"/>
          </w:rPr>
          <w:commentReference w:id="5"/>
        </w:r>
      </w:ins>
    </w:p>
    <w:p>
      <w:pPr>
        <w:pStyle w:val="Normal"/>
        <w:spacing w:lineRule="auto" w:line="360"/>
        <w:jc w:val="both"/>
        <w:rPr>
          <w:rFonts w:ascii="Calibri" w:hAnsi="Calibri" w:cs="Calibri"/>
          <w:sz w:val="24"/>
        </w:rPr>
      </w:pPr>
      <w:r>
        <w:rPr>
          <w:rFonts w:cs="Calibri"/>
          <w:sz w:val="24"/>
        </w:rPr>
      </w:r>
    </w:p>
    <w:p>
      <w:pPr>
        <w:pStyle w:val="Normal"/>
        <w:jc w:val="both"/>
        <w:rPr>
          <w:rFonts w:cs="Calibri" w:cstheme="minorHAnsi"/>
          <w:b/>
          <w:b/>
          <w:sz w:val="24"/>
        </w:rPr>
      </w:pPr>
      <w:r>
        <w:rPr>
          <w:rFonts w:cs="Calibri" w:cstheme="minorHAnsi"/>
          <w:b/>
          <w:sz w:val="24"/>
        </w:rPr>
      </w:r>
    </w:p>
    <w:p>
      <w:pPr>
        <w:pStyle w:val="Normal"/>
        <w:rPr>
          <w:rFonts w:ascii="Corbel" w:hAnsi="Corbel"/>
          <w:sz w:val="28"/>
        </w:rPr>
      </w:pPr>
      <w:r>
        <w:rPr>
          <w:rFonts w:ascii="Corbel" w:hAnsi="Corbel"/>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ListParagraph"/>
        <w:ind w:left="1440" w:hanging="0"/>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Heading4"/>
        <w:rPr/>
      </w:pPr>
      <w:bookmarkStart w:id="26" w:name="_Toc75019198"/>
      <w:r>
        <w:rPr/>
        <w:t>DISCUSSION</w:t>
      </w:r>
      <w:bookmarkEnd w:id="26"/>
    </w:p>
    <w:p>
      <w:pPr>
        <w:pStyle w:val="Normal"/>
        <w:rPr>
          <w:rFonts w:ascii="Corbel" w:hAnsi="Corbel"/>
          <w:b/>
          <w:b/>
          <w:sz w:val="28"/>
        </w:rPr>
      </w:pPr>
      <w:r>
        <w:rPr>
          <w:rFonts w:ascii="Corbel" w:hAnsi="Corbel"/>
          <w:b/>
          <w:sz w:val="28"/>
        </w:rPr>
      </w:r>
    </w:p>
    <w:p>
      <w:pPr>
        <w:pStyle w:val="Normal"/>
        <w:spacing w:lineRule="auto" w:line="360"/>
        <w:jc w:val="both"/>
        <w:rPr>
          <w:rFonts w:cs="Calibri" w:cstheme="minorHAnsi"/>
          <w:sz w:val="24"/>
          <w:szCs w:val="24"/>
        </w:rPr>
      </w:pPr>
      <w:r>
        <w:rPr>
          <w:rFonts w:cs="Calibri" w:cstheme="minorHAnsi"/>
          <w:sz w:val="24"/>
          <w:szCs w:val="24"/>
        </w:rPr>
        <w:t>Les résultats incomplets et en partie négatifs de mon travail révèlent une défaillance impliquant le rendu des amplifications  par PCR ne permettant pas de réaliser l’analyse des espèces de C</w:t>
      </w:r>
      <w:r>
        <w:rPr>
          <w:rFonts w:cs="Calibri" w:cstheme="minorHAnsi"/>
          <w:i/>
          <w:sz w:val="24"/>
          <w:szCs w:val="24"/>
        </w:rPr>
        <w:t>olletotrichum</w:t>
      </w:r>
      <w:r>
        <w:rPr>
          <w:rFonts w:cs="Calibri" w:cstheme="minorHAnsi"/>
          <w:sz w:val="24"/>
          <w:szCs w:val="24"/>
        </w:rPr>
        <w:t xml:space="preserve"> présentes et par conséquent de poursuivre les expérimentations sur le test de détection par la LAMP.</w:t>
      </w:r>
    </w:p>
    <w:p>
      <w:pPr>
        <w:pStyle w:val="Normal"/>
        <w:spacing w:lineRule="auto" w:line="360"/>
        <w:jc w:val="both"/>
        <w:rPr>
          <w:rFonts w:cs="Calibri" w:cstheme="minorHAnsi"/>
          <w:sz w:val="24"/>
          <w:szCs w:val="24"/>
        </w:rPr>
      </w:pPr>
      <w:r>
        <w:rPr>
          <w:rFonts w:cs="Calibri" w:cstheme="minorHAnsi"/>
          <w:sz w:val="24"/>
          <w:szCs w:val="24"/>
        </w:rPr>
        <w:t>Pour la mise en culture, certaines souches ont nécessité</w:t>
      </w:r>
      <w:del w:id="32" w:author="Sébastien Guyader" w:date="2021-06-21T00:16:55Z">
        <w:r>
          <w:rPr>
            <w:rFonts w:cs="Calibri" w:cstheme="minorHAnsi"/>
            <w:sz w:val="24"/>
            <w:szCs w:val="24"/>
          </w:rPr>
          <w:delText>s</w:delText>
        </w:r>
      </w:del>
      <w:r>
        <w:rPr>
          <w:rFonts w:cs="Calibri" w:cstheme="minorHAnsi"/>
          <w:sz w:val="24"/>
          <w:szCs w:val="24"/>
        </w:rPr>
        <w:t xml:space="preserve"> plusieurs repiquages, des boîtes ont été jetées à cause de présence de contaminants et ce malgré toutes les précautions de manipulation</w:t>
      </w:r>
      <w:ins w:id="33" w:author="Sébastien Guyader" w:date="2021-06-21T00:17:15Z">
        <w:r>
          <w:rPr>
            <w:rFonts w:cs="Calibri" w:cstheme="minorHAnsi"/>
            <w:sz w:val="24"/>
            <w:szCs w:val="24"/>
          </w:rPr>
          <w:t xml:space="preserve">, </w:t>
        </w:r>
      </w:ins>
      <w:ins w:id="34" w:author="Sébastien Guyader" w:date="2021-06-21T00:17:15Z">
        <w:r>
          <w:rPr>
            <w:rFonts w:cs="Calibri" w:cstheme="minorHAnsi"/>
            <w:sz w:val="24"/>
            <w:szCs w:val="24"/>
          </w:rPr>
          <w:t>ce qui peut être expliqué par la présence de quelques bactéries contaminantes dans les tubes de repiquage</w:t>
        </w:r>
      </w:ins>
      <w:r>
        <w:rPr>
          <w:rFonts w:cs="Calibri" w:cstheme="minorHAnsi"/>
          <w:sz w:val="24"/>
          <w:szCs w:val="24"/>
        </w:rPr>
        <w:t xml:space="preserve">. Globalement, toutes les souches utilisées, ont présenté les morphologies types attendues identifiées par l’apparition de mycélium et de  masse de conidies. </w:t>
      </w:r>
    </w:p>
    <w:p>
      <w:pPr>
        <w:pStyle w:val="Normal"/>
        <w:spacing w:lineRule="auto" w:line="360"/>
        <w:jc w:val="both"/>
        <w:rPr>
          <w:rFonts w:cs="Calibri" w:cstheme="minorHAnsi"/>
          <w:sz w:val="24"/>
          <w:szCs w:val="24"/>
        </w:rPr>
      </w:pPr>
      <w:r>
        <w:rPr>
          <w:rFonts w:cs="Calibri" w:cstheme="minorHAnsi"/>
          <w:sz w:val="24"/>
          <w:szCs w:val="24"/>
        </w:rPr>
        <w:t>Concernant l’extraction de l’ADN</w:t>
      </w:r>
      <w:del w:id="35" w:author="Sébastien Guyader" w:date="2021-06-21T00:18:08Z">
        <w:r>
          <w:rPr>
            <w:rFonts w:cs="Calibri" w:cstheme="minorHAnsi"/>
            <w:sz w:val="24"/>
            <w:szCs w:val="24"/>
          </w:rPr>
          <w:delText xml:space="preserve"> </w:delText>
        </w:r>
      </w:del>
      <w:r>
        <w:rPr>
          <w:rFonts w:cs="Calibri" w:cstheme="minorHAnsi"/>
          <w:sz w:val="24"/>
          <w:szCs w:val="24"/>
        </w:rPr>
        <w:t>g de ces souches, beaucoup d’essais ont été fait</w:t>
      </w:r>
      <w:ins w:id="36" w:author="Sébastien Guyader" w:date="2021-06-21T00:18:11Z">
        <w:r>
          <w:rPr>
            <w:rFonts w:cs="Calibri" w:cstheme="minorHAnsi"/>
            <w:sz w:val="24"/>
            <w:szCs w:val="24"/>
          </w:rPr>
          <w:t>s</w:t>
        </w:r>
      </w:ins>
      <w:r>
        <w:rPr>
          <w:rFonts w:cs="Calibri" w:cstheme="minorHAnsi"/>
          <w:sz w:val="24"/>
          <w:szCs w:val="24"/>
        </w:rPr>
        <w:t xml:space="preserve"> avant de pouvoir les extraire. Même en appliquant le protocole du kit d’extraction du fabricant à la lettre et en utilisant un tampon datant de 2020 (plus récent) n’y ont rien changé. En effet, le problème venait de la matrice de lyse  qui après la centrifugation</w:t>
      </w:r>
      <w:del w:id="37" w:author="Sébastien Guyader" w:date="2021-06-21T00:18:25Z">
        <w:r>
          <w:rPr>
            <w:rFonts w:cs="Calibri" w:cstheme="minorHAnsi"/>
            <w:sz w:val="24"/>
            <w:szCs w:val="24"/>
          </w:rPr>
          <w:delText xml:space="preserve"> </w:delText>
        </w:r>
      </w:del>
      <w:r>
        <w:rPr>
          <w:rFonts w:cs="Calibri" w:cstheme="minorHAnsi"/>
          <w:sz w:val="24"/>
          <w:szCs w:val="24"/>
        </w:rPr>
        <w:t xml:space="preserve"> forme un amas compact piégeant l’ADN  et ne permettant pas à l’étape suivante de le décrocher ; une manœuvre « par grattement»  du tube Eppendorf sur un portoir a pu le résoudre entrainant une perte de temps sur les autres manipulations.</w:t>
      </w:r>
    </w:p>
    <w:p>
      <w:pPr>
        <w:pStyle w:val="Normal"/>
        <w:spacing w:lineRule="auto" w:line="360"/>
        <w:jc w:val="both"/>
        <w:rPr>
          <w:rFonts w:cs="Calibri" w:cstheme="minorHAnsi"/>
          <w:sz w:val="24"/>
          <w:szCs w:val="24"/>
        </w:rPr>
      </w:pPr>
      <w:r>
        <w:rPr>
          <w:rFonts w:cs="Calibri" w:cstheme="minorHAnsi"/>
          <w:sz w:val="24"/>
          <w:szCs w:val="24"/>
        </w:rPr>
        <w:t>Les mesures au Nanodrop comprenaient deux rapports pour déterminer la pureté de l’ADN extraits. Pour le rapport A260/280 le seuil pour qualifier l’ADN de pur est d’environ 1.8-2 tandis que pour le rapport 260/230 le seuil se situe entre 1,8 et 2,2 (ThermoFisherScientic). Nous voyons que nos échantillons ne respectent pas les valeurs du rapport de l’absorbance 260/230 sachant que celles-ci sont souvent plus élevées que les valeurs de 260/280 respectives nous concluons que  cela montre la présence de contaminants copurifiés.</w:t>
      </w:r>
    </w:p>
    <w:p>
      <w:pPr>
        <w:pStyle w:val="Normal"/>
        <w:spacing w:lineRule="auto" w:line="360"/>
        <w:jc w:val="both"/>
        <w:rPr>
          <w:rFonts w:cs="Calibri" w:cstheme="minorHAnsi"/>
          <w:sz w:val="24"/>
          <w:szCs w:val="24"/>
        </w:rPr>
      </w:pPr>
      <w:r>
        <w:rPr>
          <w:rFonts w:cs="Calibri" w:cstheme="minorHAnsi"/>
          <w:sz w:val="24"/>
          <w:szCs w:val="24"/>
        </w:rPr>
        <w:t>L’utilisation d’amorces AMF n’ont pas été concluantes. Le choix des amorces de la région Apmat est fait suivant l’article de  Rojas et</w:t>
      </w:r>
      <w:r>
        <w:rPr>
          <w:rFonts w:cs="Calibri" w:cstheme="minorHAnsi"/>
          <w:i/>
          <w:sz w:val="24"/>
          <w:szCs w:val="24"/>
        </w:rPr>
        <w:t xml:space="preserve"> al. </w:t>
      </w:r>
      <w:r>
        <w:rPr>
          <w:rFonts w:cs="Calibri" w:cstheme="minorHAnsi"/>
          <w:sz w:val="24"/>
          <w:szCs w:val="24"/>
        </w:rPr>
        <w:t xml:space="preserve">(2010), dans lequel ils ont  isolés </w:t>
      </w:r>
      <w:r>
        <w:rPr>
          <w:rFonts w:cs="Calibri" w:cstheme="minorHAnsi"/>
          <w:i/>
          <w:sz w:val="24"/>
          <w:szCs w:val="24"/>
        </w:rPr>
        <w:t xml:space="preserve">Colletotrichum gloeosporioides </w:t>
      </w:r>
      <w:r>
        <w:rPr>
          <w:rFonts w:cs="Calibri" w:cstheme="minorHAnsi"/>
          <w:sz w:val="24"/>
          <w:szCs w:val="24"/>
        </w:rPr>
        <w:t xml:space="preserve">à partir de feuille de </w:t>
      </w:r>
      <w:r>
        <w:rPr>
          <w:rFonts w:cs="Calibri" w:cstheme="minorHAnsi"/>
          <w:i/>
          <w:sz w:val="24"/>
          <w:szCs w:val="24"/>
        </w:rPr>
        <w:t xml:space="preserve">Theobroma cacao </w:t>
      </w:r>
      <w:r>
        <w:rPr>
          <w:rFonts w:cs="Calibri" w:cstheme="minorHAnsi"/>
          <w:sz w:val="24"/>
          <w:szCs w:val="24"/>
        </w:rPr>
        <w:t xml:space="preserve">au Panama ; et celle des microsatellites selon Penet et </w:t>
      </w:r>
      <w:r>
        <w:rPr>
          <w:rFonts w:cs="Calibri" w:cstheme="minorHAnsi"/>
          <w:i/>
          <w:sz w:val="24"/>
          <w:szCs w:val="24"/>
        </w:rPr>
        <w:t>al</w:t>
      </w:r>
      <w:r>
        <w:rPr>
          <w:rFonts w:cs="Calibri" w:cstheme="minorHAnsi"/>
          <w:sz w:val="24"/>
          <w:szCs w:val="24"/>
        </w:rPr>
        <w:t>. (2017).</w:t>
      </w:r>
    </w:p>
    <w:p>
      <w:pPr>
        <w:pStyle w:val="Normal"/>
        <w:spacing w:lineRule="auto" w:line="360"/>
        <w:jc w:val="both"/>
        <w:rPr>
          <w:rFonts w:cs="Calibri" w:cstheme="minorHAnsi"/>
          <w:sz w:val="24"/>
          <w:szCs w:val="24"/>
        </w:rPr>
      </w:pPr>
      <w:del w:id="38" w:author="Sébastien Guyader" w:date="2021-06-21T00:19:33Z">
        <w:r>
          <w:rPr>
            <w:rFonts w:cs="Calibri" w:cstheme="minorHAnsi"/>
            <w:sz w:val="24"/>
            <w:szCs w:val="24"/>
          </w:rPr>
          <w:delText>Dans</w:delText>
        </w:r>
      </w:del>
      <w:ins w:id="39" w:author="Sébastien Guyader" w:date="2021-06-21T00:19:33Z">
        <w:r>
          <w:rPr>
            <w:rFonts w:cs="Calibri" w:cstheme="minorHAnsi"/>
            <w:sz w:val="24"/>
            <w:szCs w:val="24"/>
          </w:rPr>
          <w:t>Durant</w:t>
        </w:r>
      </w:ins>
      <w:r>
        <w:rPr>
          <w:rFonts w:cs="Calibri" w:cstheme="minorHAnsi"/>
          <w:sz w:val="24"/>
          <w:szCs w:val="24"/>
        </w:rPr>
        <w:t xml:space="preserve"> la longue </w:t>
      </w:r>
      <w:del w:id="40" w:author="Sébastien Guyader" w:date="2021-06-21T00:19:19Z">
        <w:r>
          <w:rPr>
            <w:rFonts w:cs="Calibri" w:cstheme="minorHAnsi"/>
            <w:sz w:val="24"/>
            <w:szCs w:val="24"/>
          </w:rPr>
          <w:delText>l’</w:delText>
        </w:r>
      </w:del>
      <w:r>
        <w:rPr>
          <w:rFonts w:cs="Calibri" w:cstheme="minorHAnsi"/>
          <w:sz w:val="24"/>
          <w:szCs w:val="24"/>
        </w:rPr>
        <w:t xml:space="preserve">attente de la réception des commandes des amorces pour la  pCR dû au Covid-19, quatre anciennes amorces microsatellites de 2014 ont été testées, les résultats montraient une absence d’amplification pour les amorces Cg 71, Cg 120 et Cg 150 alors que quatre bandes ont été visibles pour cg 127. A la réception des nouvelles amorces Apmat et microsatellites, les PCR n’ont </w:t>
      </w:r>
      <w:del w:id="41" w:author="Sébastien Guyader" w:date="2021-06-21T00:20:04Z">
        <w:r>
          <w:rPr>
            <w:rFonts w:cs="Calibri" w:cstheme="minorHAnsi"/>
            <w:sz w:val="24"/>
            <w:szCs w:val="24"/>
          </w:rPr>
          <w:delText>relevés</w:delText>
        </w:r>
      </w:del>
      <w:ins w:id="42" w:author="Sébastien Guyader" w:date="2021-06-21T00:20:04Z">
        <w:r>
          <w:rPr>
            <w:rFonts w:cs="Calibri" w:cstheme="minorHAnsi"/>
            <w:sz w:val="24"/>
            <w:szCs w:val="24"/>
          </w:rPr>
          <w:t>révélé</w:t>
        </w:r>
      </w:ins>
      <w:r>
        <w:rPr>
          <w:rFonts w:cs="Calibri" w:cstheme="minorHAnsi"/>
          <w:sz w:val="24"/>
          <w:szCs w:val="24"/>
        </w:rPr>
        <w:t xml:space="preserve"> aucun résultat</w:t>
      </w:r>
      <w:del w:id="43" w:author="Sébastien Guyader" w:date="2021-06-21T00:20:09Z">
        <w:r>
          <w:rPr>
            <w:rFonts w:cs="Calibri" w:cstheme="minorHAnsi"/>
            <w:sz w:val="24"/>
            <w:szCs w:val="24"/>
          </w:rPr>
          <w:delText>s</w:delText>
        </w:r>
      </w:del>
      <w:r>
        <w:rPr>
          <w:rFonts w:cs="Calibri" w:cstheme="minorHAnsi"/>
          <w:sz w:val="24"/>
          <w:szCs w:val="24"/>
        </w:rPr>
        <w:t xml:space="preserve"> </w:t>
      </w:r>
      <w:commentRangeStart w:id="6"/>
      <w:r>
        <w:rPr>
          <w:rFonts w:cs="Calibri" w:cstheme="minorHAnsi"/>
          <w:sz w:val="24"/>
          <w:szCs w:val="24"/>
        </w:rPr>
        <w:t>suffisant</w:t>
      </w:r>
      <w:del w:id="44" w:author="Sébastien Guyader" w:date="2021-06-21T00:20:14Z">
        <w:r>
          <w:rPr>
            <w:rFonts w:cs="Calibri" w:cstheme="minorHAnsi"/>
            <w:sz w:val="24"/>
            <w:szCs w:val="24"/>
          </w:rPr>
          <w:delText>s</w:delText>
        </w:r>
      </w:del>
      <w:ins w:id="45" w:author="Sébastien Guyader" w:date="2021-06-21T00:20:31Z">
        <w:r>
          <w:rPr>
            <w:rFonts w:cs="Calibri" w:cstheme="minorHAnsi"/>
            <w:sz w:val="24"/>
            <w:szCs w:val="24"/>
          </w:rPr>
        </w:r>
      </w:ins>
      <w:commentRangeEnd w:id="6"/>
      <w:r>
        <w:commentReference w:id="6"/>
      </w:r>
      <w:r>
        <w:rPr>
          <w:rFonts w:cs="Calibri" w:cstheme="minorHAnsi"/>
          <w:sz w:val="24"/>
          <w:szCs w:val="24"/>
        </w:rPr>
        <w:t xml:space="preserve">. Le temps d’hybridation initialement à 1 min a été réduit à 45 secondes. Les PCR des nouvelles amorces, ont pourtant été réaliser en  gardant la température de fusion </w:t>
      </w:r>
      <w:ins w:id="46" w:author="Sébastien Guyader" w:date="2021-06-21T00:21:07Z">
        <w:r>
          <w:rPr>
            <w:rFonts w:cs="Calibri" w:cstheme="minorHAnsi"/>
            <w:sz w:val="24"/>
            <w:szCs w:val="24"/>
          </w:rPr>
          <w:t>(</w:t>
        </w:r>
      </w:ins>
      <w:r>
        <w:rPr>
          <w:rFonts w:cs="Calibri" w:cstheme="minorHAnsi"/>
          <w:sz w:val="24"/>
          <w:szCs w:val="24"/>
        </w:rPr>
        <w:t>Tm</w:t>
      </w:r>
      <w:ins w:id="47" w:author="Sébastien Guyader" w:date="2021-06-21T00:21:09Z">
        <w:r>
          <w:rPr>
            <w:rFonts w:cs="Calibri" w:cstheme="minorHAnsi"/>
            <w:sz w:val="24"/>
            <w:szCs w:val="24"/>
          </w:rPr>
          <w:t>)</w:t>
        </w:r>
      </w:ins>
      <w:r>
        <w:rPr>
          <w:rFonts w:cs="Calibri" w:cstheme="minorHAnsi"/>
          <w:sz w:val="24"/>
          <w:szCs w:val="24"/>
        </w:rPr>
        <w:t xml:space="preserve"> la plus basse indiqué sur les tubes des couples d’amorces, puis des essais en gardant comme base la température de 59°C</w:t>
      </w:r>
      <w:del w:id="48" w:author="Sébastien Guyader" w:date="2021-06-21T00:20:59Z">
        <w:r>
          <w:rPr>
            <w:rFonts w:cs="Calibri" w:cstheme="minorHAnsi"/>
            <w:sz w:val="24"/>
            <w:szCs w:val="24"/>
          </w:rPr>
          <w:delText xml:space="preserve"> </w:delText>
        </w:r>
      </w:del>
      <w:r>
        <w:rPr>
          <w:rFonts w:cs="Calibri" w:cstheme="minorHAnsi"/>
          <w:sz w:val="24"/>
          <w:szCs w:val="24"/>
        </w:rPr>
        <w:t>. Le protocole de la préparation du mix à même été réajuster en diminuant le volume d’amorces (puisque censé être spécifique) essaies  à 1.25µL puis  choix de 1µL/amorces. Il y avait aussi des tentatives en utilisant plutôt de l’ADN dilué</w:t>
      </w:r>
      <w:del w:id="49" w:author="Sébastien Guyader" w:date="2021-06-21T00:21:28Z">
        <w:r>
          <w:rPr>
            <w:rFonts w:cs="Calibri" w:cstheme="minorHAnsi"/>
            <w:sz w:val="24"/>
            <w:szCs w:val="24"/>
          </w:rPr>
          <w:delText>e</w:delText>
        </w:r>
      </w:del>
      <w:r>
        <w:rPr>
          <w:rFonts w:cs="Calibri" w:cstheme="minorHAnsi"/>
          <w:sz w:val="24"/>
          <w:szCs w:val="24"/>
        </w:rPr>
        <w:t xml:space="preserve"> à 1/50</w:t>
      </w:r>
      <w:r>
        <w:rPr>
          <w:rFonts w:cs="Calibri" w:cstheme="minorHAnsi"/>
          <w:sz w:val="24"/>
          <w:szCs w:val="24"/>
          <w:vertAlign w:val="superscript"/>
        </w:rPr>
        <w:t>ème</w:t>
      </w:r>
      <w:r>
        <w:rPr>
          <w:rFonts w:cs="Calibri" w:cstheme="minorHAnsi"/>
          <w:sz w:val="24"/>
          <w:szCs w:val="24"/>
        </w:rPr>
        <w:t xml:space="preserve">, sans compter sur l’extraction refaite en pensant que l’ADN </w:t>
      </w:r>
      <w:ins w:id="50" w:author="Sébastien Guyader" w:date="2021-06-21T00:21:37Z">
        <w:r>
          <w:rPr>
            <w:rFonts w:cs="Calibri" w:cstheme="minorHAnsi"/>
            <w:sz w:val="24"/>
            <w:szCs w:val="24"/>
          </w:rPr>
          <w:t>s</w:t>
        </w:r>
      </w:ins>
      <w:del w:id="51" w:author="Sébastien Guyader" w:date="2021-06-21T00:21:36Z">
        <w:r>
          <w:rPr>
            <w:rFonts w:cs="Calibri" w:cstheme="minorHAnsi"/>
            <w:sz w:val="24"/>
            <w:szCs w:val="24"/>
          </w:rPr>
          <w:delText>c</w:delText>
        </w:r>
      </w:del>
      <w:r>
        <w:rPr>
          <w:rFonts w:cs="Calibri" w:cstheme="minorHAnsi"/>
          <w:sz w:val="24"/>
          <w:szCs w:val="24"/>
        </w:rPr>
        <w:t>’était possiblement dégrader sans succès. Sur certains gels, figuraient plusieurs bandes inutilisables dans un même puits.  L</w:t>
      </w:r>
      <w:commentRangeStart w:id="7"/>
      <w:r>
        <w:rPr>
          <w:rFonts w:cs="Calibri" w:cstheme="minorHAnsi"/>
          <w:sz w:val="24"/>
          <w:szCs w:val="24"/>
        </w:rPr>
        <w:t>e témoin négatif, toujours rester négatif permettait d’assurer que la PCR a été bien faite laissant penser à un problème pour le choix des amorces</w:t>
      </w:r>
      <w:ins w:id="52" w:author="Sébastien Guyader" w:date="2021-06-21T00:22:09Z">
        <w:r>
          <w:rPr>
            <w:rFonts w:cs="Calibri" w:cstheme="minorHAnsi"/>
            <w:sz w:val="24"/>
            <w:szCs w:val="24"/>
          </w:rPr>
        </w:r>
      </w:ins>
      <w:ins w:id="53" w:author="Sébastien Guyader" w:date="2021-06-21T00:22:09Z">
        <w:commentRangeEnd w:id="7"/>
        <w:r>
          <w:commentReference w:id="7"/>
        </w:r>
        <w:r>
          <w:rPr>
            <w:rFonts w:cs="Calibri" w:cstheme="minorHAnsi"/>
            <w:sz w:val="24"/>
            <w:szCs w:val="24"/>
          </w:rPr>
          <w:commentReference w:id="8"/>
        </w:r>
      </w:ins>
      <w:r>
        <w:rPr>
          <w:rFonts w:cs="Calibri" w:cstheme="minorHAnsi"/>
          <w:sz w:val="24"/>
          <w:szCs w:val="24"/>
        </w:rPr>
        <w:t>.</w:t>
      </w:r>
    </w:p>
    <w:p>
      <w:pPr>
        <w:pStyle w:val="Normal"/>
        <w:spacing w:lineRule="auto" w:line="360"/>
        <w:jc w:val="both"/>
        <w:rPr>
          <w:rFonts w:cs="Calibri" w:cstheme="minorHAnsi"/>
          <w:sz w:val="24"/>
          <w:szCs w:val="24"/>
        </w:rPr>
      </w:pPr>
      <w:r>
        <w:rPr>
          <w:rFonts w:cs="Calibri" w:cstheme="minorHAnsi"/>
          <w:sz w:val="24"/>
          <w:szCs w:val="24"/>
        </w:rPr>
        <w:t xml:space="preserve">Les résultats de PCR  sont contraires à ceux obtenus dans l’article de Rojas et </w:t>
      </w:r>
      <w:r>
        <w:rPr>
          <w:rFonts w:cs="Calibri" w:cstheme="minorHAnsi"/>
          <w:i/>
          <w:sz w:val="24"/>
          <w:szCs w:val="24"/>
        </w:rPr>
        <w:t xml:space="preserve">al.  </w:t>
      </w:r>
      <w:r>
        <w:rPr>
          <w:rFonts w:cs="Calibri" w:cstheme="minorHAnsi"/>
          <w:sz w:val="24"/>
          <w:szCs w:val="24"/>
        </w:rPr>
        <w:t xml:space="preserve">(2010) qui ont pu retrouver </w:t>
      </w:r>
      <w:r>
        <w:rPr>
          <w:rFonts w:cs="Calibri" w:cstheme="minorHAnsi"/>
          <w:i/>
          <w:sz w:val="24"/>
          <w:szCs w:val="24"/>
        </w:rPr>
        <w:t>Colletotrichum gloeosporioides.</w:t>
      </w:r>
      <w:r>
        <w:rPr>
          <w:rFonts w:cs="Calibri" w:cstheme="minorHAnsi"/>
          <w:sz w:val="24"/>
          <w:szCs w:val="24"/>
        </w:rPr>
        <w:t xml:space="preserve"> Cette différence pourrait s’expliquer par le choix de l’hôte.  Gama-Lopez et </w:t>
      </w:r>
      <w:r>
        <w:rPr>
          <w:rFonts w:cs="Calibri" w:cstheme="minorHAnsi"/>
          <w:i/>
          <w:sz w:val="24"/>
          <w:szCs w:val="24"/>
        </w:rPr>
        <w:t>al.</w:t>
      </w:r>
      <w:r>
        <w:rPr>
          <w:rFonts w:cs="Calibri" w:cstheme="minorHAnsi"/>
          <w:sz w:val="24"/>
          <w:szCs w:val="24"/>
        </w:rPr>
        <w:t xml:space="preserve"> (2007) qui ont isolé </w:t>
      </w:r>
      <w:r>
        <w:rPr>
          <w:rFonts w:cs="Calibri" w:cstheme="minorHAnsi"/>
          <w:i/>
          <w:sz w:val="24"/>
          <w:szCs w:val="24"/>
        </w:rPr>
        <w:t xml:space="preserve">Colletotrichum gloeosporioides </w:t>
      </w:r>
      <w:r>
        <w:rPr>
          <w:rFonts w:cs="Calibri" w:cstheme="minorHAnsi"/>
          <w:sz w:val="24"/>
          <w:szCs w:val="24"/>
        </w:rPr>
        <w:t xml:space="preserve">sur </w:t>
      </w:r>
      <w:r>
        <w:rPr>
          <w:rFonts w:cs="Calibri" w:cstheme="minorHAnsi"/>
          <w:i/>
          <w:sz w:val="24"/>
          <w:szCs w:val="24"/>
        </w:rPr>
        <w:t xml:space="preserve">Stylosanthes spp. </w:t>
      </w:r>
      <w:r>
        <w:rPr>
          <w:rFonts w:cs="Calibri" w:cstheme="minorHAnsi"/>
          <w:sz w:val="24"/>
          <w:szCs w:val="24"/>
        </w:rPr>
        <w:t>suggèrent eux comme hypothèse dans leur cas que les isolats de C. gloeosporioides qui préexistent dans la nature sont passés aux cultures de l’hôte en s’adaptant progressivement à leur nouvel hôte ou alors une co-évolution  avec introduction accidentelle.</w:t>
      </w:r>
      <w:ins w:id="54" w:author="Sébastien Guyader" w:date="2021-06-21T00:23:51Z">
        <w:r>
          <w:rPr>
            <w:rFonts w:cs="Calibri" w:cstheme="minorHAnsi"/>
            <w:sz w:val="24"/>
            <w:szCs w:val="24"/>
          </w:rPr>
          <w:commentReference w:id="9"/>
        </w:r>
      </w:ins>
    </w:p>
    <w:p>
      <w:pPr>
        <w:pStyle w:val="Normal"/>
        <w:spacing w:lineRule="auto" w:line="360"/>
        <w:jc w:val="both"/>
        <w:rPr>
          <w:rFonts w:cs="Calibri" w:cstheme="minorHAnsi"/>
          <w:sz w:val="24"/>
          <w:szCs w:val="24"/>
        </w:rPr>
      </w:pPr>
      <w:r>
        <w:rPr>
          <w:rFonts w:cs="Calibri" w:cstheme="minorHAnsi"/>
          <w:sz w:val="24"/>
          <w:szCs w:val="24"/>
        </w:rPr>
        <w:t>Les études par phylogénie des régions de ITS sont insatisfaisantes (Cannon et al.,2012). l’étude de la diversité pourrait plutôt  se faire avec d’autre marqueur comme  MCM7 démontré qui fonctionne efficacement dans </w:t>
      </w:r>
      <w:hyperlink r:id="rId11" w:tgtFrame="En savoir plus sur Fungal Group à partir des pages thématiques générées par l'IA de ScienceDirect">
        <w:r>
          <w:rPr>
            <w:rStyle w:val="InternetLink"/>
            <w:rFonts w:cs="Calibri" w:cstheme="minorHAnsi"/>
            <w:color w:val="auto"/>
            <w:sz w:val="24"/>
            <w:szCs w:val="24"/>
            <w:u w:val="none"/>
          </w:rPr>
          <w:t>des groupes fongiques</w:t>
        </w:r>
      </w:hyperlink>
      <w:r>
        <w:rPr>
          <w:rFonts w:cs="Calibri" w:cstheme="minorHAnsi"/>
          <w:sz w:val="24"/>
          <w:szCs w:val="24"/>
        </w:rPr>
        <w:t> très divergents au sein des </w:t>
      </w:r>
      <w:hyperlink r:id="rId12" w:tgtFrame="En savoir plus sur les ascomycètes à partir des pages thématiques générées par l'IA de ScienceDirect">
        <w:r>
          <w:rPr>
            <w:rStyle w:val="InternetLink"/>
            <w:rFonts w:cs="Calibri" w:cstheme="minorHAnsi"/>
            <w:i/>
            <w:iCs/>
            <w:color w:val="auto"/>
            <w:sz w:val="24"/>
            <w:szCs w:val="24"/>
            <w:u w:val="none"/>
          </w:rPr>
          <w:t>Ascomycota</w:t>
        </w:r>
      </w:hyperlink>
      <w:r>
        <w:rPr>
          <w:rFonts w:cs="Calibri" w:cstheme="minorHAnsi"/>
          <w:sz w:val="24"/>
          <w:szCs w:val="24"/>
        </w:rPr>
        <w:t xml:space="preserve"> </w:t>
      </w:r>
      <w:r>
        <w:rPr>
          <w:rFonts w:cs="Calibri" w:cstheme="minorHAnsi"/>
          <w:sz w:val="24"/>
          <w:szCs w:val="24"/>
          <w:highlight w:val="yellow"/>
        </w:rPr>
        <w:t>(Cannon et al.,2014).</w:t>
      </w:r>
    </w:p>
    <w:p>
      <w:pPr>
        <w:pStyle w:val="Normal"/>
        <w:spacing w:lineRule="auto" w:line="360"/>
        <w:jc w:val="both"/>
        <w:rPr>
          <w:rFonts w:cs="Calibri" w:cstheme="minorHAnsi"/>
          <w:sz w:val="24"/>
          <w:szCs w:val="24"/>
        </w:rPr>
      </w:pPr>
      <w:r>
        <w:rPr>
          <w:rFonts w:cs="Calibri" w:cstheme="minorHAnsi"/>
          <w:sz w:val="24"/>
          <w:szCs w:val="24"/>
        </w:rPr>
        <w:t xml:space="preserve">Le test de détection par la LAMP serait une aubaine dans la mesure où c’est une technique hautement sensible qui requiert peu de moyen (Notomi et al.2000) mais la large gamme d’hôte de </w:t>
      </w:r>
      <w:r>
        <w:rPr>
          <w:rFonts w:cs="Calibri" w:cstheme="minorHAnsi"/>
          <w:i/>
          <w:sz w:val="24"/>
          <w:szCs w:val="24"/>
        </w:rPr>
        <w:t>colletotrichum. spp</w:t>
      </w:r>
      <w:r>
        <w:rPr>
          <w:rFonts w:cs="Calibri" w:cstheme="minorHAnsi"/>
          <w:sz w:val="24"/>
          <w:szCs w:val="24"/>
        </w:rPr>
        <w:t xml:space="preserve">  rend la tâche difficile compte aux choix des amorces.</w:t>
      </w:r>
    </w:p>
    <w:p>
      <w:pPr>
        <w:pStyle w:val="Normal"/>
        <w:spacing w:lineRule="auto" w:line="360"/>
        <w:jc w:val="both"/>
        <w:rPr>
          <w:rFonts w:cs="Calibri" w:cstheme="minorHAnsi"/>
          <w:sz w:val="24"/>
          <w:szCs w:val="24"/>
        </w:rPr>
      </w:pPr>
      <w:r>
        <w:rPr>
          <w:rFonts w:cs="Calibri" w:cstheme="minorHAnsi"/>
          <w:sz w:val="24"/>
          <w:szCs w:val="24"/>
        </w:rPr>
        <w:t xml:space="preserve">L’application du test aurait pu être </w:t>
      </w:r>
      <w:commentRangeStart w:id="10"/>
      <w:r>
        <w:rPr>
          <w:rFonts w:cs="Calibri" w:cstheme="minorHAnsi"/>
          <w:sz w:val="24"/>
          <w:szCs w:val="24"/>
        </w:rPr>
        <w:t xml:space="preserve">un moyen de maitrise des épidémies </w:t>
      </w:r>
      <w:ins w:id="55" w:author="Sébastien Guyader" w:date="2021-06-21T00:26:16Z">
        <w:r>
          <w:rPr>
            <w:rFonts w:cs="Calibri" w:cstheme="minorHAnsi"/>
            <w:sz w:val="24"/>
            <w:szCs w:val="24"/>
          </w:rPr>
        </w:r>
      </w:ins>
      <w:commentRangeEnd w:id="10"/>
      <w:r>
        <w:commentReference w:id="10"/>
      </w:r>
      <w:r>
        <w:rPr>
          <w:rFonts w:cs="Calibri" w:cstheme="minorHAnsi"/>
          <w:sz w:val="24"/>
          <w:szCs w:val="24"/>
        </w:rPr>
        <w:t>d’anthracnose  touchant les ignames en  Guadeloupe mais aussi de plusieurs plantes dans le monde après une révision du choix des amorces.</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Heading4"/>
        <w:rPr/>
      </w:pPr>
      <w:bookmarkStart w:id="27" w:name="_Toc75019199"/>
      <w:r>
        <w:rPr/>
        <w:t>CONCLUSION</w:t>
      </w:r>
      <w:bookmarkEnd w:id="27"/>
    </w:p>
    <w:p>
      <w:pPr>
        <w:pStyle w:val="Normal"/>
        <w:rPr/>
      </w:pPr>
      <w:r>
        <w:rPr/>
      </w:r>
    </w:p>
    <w:p>
      <w:pPr>
        <w:pStyle w:val="Normal"/>
        <w:rPr/>
      </w:pPr>
      <w:r>
        <w:rPr/>
      </w:r>
    </w:p>
    <w:p>
      <w:pPr>
        <w:pStyle w:val="Normal"/>
        <w:rPr/>
      </w:pPr>
      <w:r>
        <w:rPr/>
      </w:r>
    </w:p>
    <w:p>
      <w:pPr>
        <w:pStyle w:val="Normal"/>
        <w:rPr>
          <w:rFonts w:ascii="Corbel" w:hAnsi="Corbel"/>
          <w:b/>
          <w:b/>
          <w:sz w:val="28"/>
        </w:rPr>
      </w:pPr>
      <w:r>
        <w:rPr>
          <w:rFonts w:ascii="Corbel" w:hAnsi="Corbel"/>
          <w:b/>
          <w:sz w:val="28"/>
        </w:rPr>
      </w:r>
    </w:p>
    <w:p>
      <w:pPr>
        <w:pStyle w:val="Normal"/>
        <w:spacing w:lineRule="auto" w:line="360"/>
        <w:jc w:val="both"/>
        <w:rPr>
          <w:rFonts w:ascii="Corbel" w:hAnsi="Corbel"/>
          <w:b/>
          <w:b/>
          <w:sz w:val="28"/>
        </w:rPr>
      </w:pPr>
      <w:r>
        <w:rPr>
          <w:rFonts w:cs="Calibri"/>
          <w:sz w:val="24"/>
        </w:rPr>
        <w:t xml:space="preserve">L’igname </w:t>
      </w:r>
      <w:r>
        <w:rPr>
          <w:rFonts w:cs="Calibri"/>
          <w:i/>
          <w:sz w:val="24"/>
        </w:rPr>
        <w:t>D.alata</w:t>
      </w:r>
      <w:r>
        <w:rPr>
          <w:rFonts w:cs="Calibri"/>
          <w:sz w:val="24"/>
        </w:rPr>
        <w:t xml:space="preserve">, une des </w:t>
      </w:r>
      <w:del w:id="56" w:author="Sébastien Guyader" w:date="2021-06-21T00:28:49Z">
        <w:r>
          <w:rPr>
            <w:rFonts w:cs="Calibri"/>
            <w:sz w:val="24"/>
          </w:rPr>
          <w:delText>deux</w:delText>
        </w:r>
      </w:del>
      <w:r>
        <w:rPr>
          <w:rFonts w:cs="Calibri"/>
          <w:sz w:val="24"/>
        </w:rPr>
        <w:t xml:space="preserve"> principales espèces d’igname préféré</w:t>
      </w:r>
      <w:ins w:id="57" w:author="Sébastien Guyader" w:date="2021-06-21T00:28:53Z">
        <w:r>
          <w:rPr>
            <w:rFonts w:cs="Calibri"/>
            <w:sz w:val="24"/>
          </w:rPr>
          <w:t>es</w:t>
        </w:r>
      </w:ins>
      <w:r>
        <w:rPr>
          <w:rFonts w:cs="Calibri"/>
          <w:sz w:val="24"/>
        </w:rPr>
        <w:t xml:space="preserve"> pour la qualité de ses tubercules et sa conservation, est confronté de par sa haute sensibilité à l’anthracnose par un agent  pathogène fongique appelée </w:t>
      </w:r>
      <w:r>
        <w:rPr>
          <w:rFonts w:cs="Calibri"/>
          <w:i/>
          <w:sz w:val="24"/>
        </w:rPr>
        <w:t>colletotrichum gloeosporioides.</w:t>
      </w:r>
      <w:r>
        <w:rPr>
          <w:rFonts w:cs="Calibri"/>
          <w:sz w:val="24"/>
        </w:rPr>
        <w:t xml:space="preserve"> Les méthodes de lutte contre ce pathogène sont insuffisantes. Un nouveau test de détection par LAMP pourrait etre une alternative pour anticiper afin de réduire les pertes de rendement causé par l’épidémie. Ce test par la LAMP sera créé en se basant sur les analyses de la diversité génétique du champignon.</w:t>
      </w:r>
    </w:p>
    <w:p>
      <w:pPr>
        <w:pStyle w:val="Normal"/>
        <w:spacing w:lineRule="auto" w:line="360"/>
        <w:jc w:val="both"/>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r>
    </w:p>
    <w:p>
      <w:pPr>
        <w:pStyle w:val="Normal"/>
        <w:rPr/>
      </w:pPr>
      <w:r>
        <w:rPr/>
      </w:r>
    </w:p>
    <w:p>
      <w:pPr>
        <w:pStyle w:val="Heading4"/>
        <w:rPr/>
      </w:pPr>
      <w:r>
        <w:rPr/>
      </w:r>
    </w:p>
    <w:p>
      <w:pPr>
        <w:pStyle w:val="Heading4"/>
        <w:rPr/>
      </w:pPr>
      <w:bookmarkStart w:id="28" w:name="_Toc75019200"/>
      <w:r>
        <w:rPr/>
        <w:t>ANNEXES</w:t>
      </w:r>
      <w:bookmarkEnd w:id="28"/>
    </w:p>
    <w:p>
      <w:pPr>
        <w:pStyle w:val="Normal"/>
        <w:rPr>
          <w:rFonts w:ascii="Corbel" w:hAnsi="Corbel"/>
          <w:b/>
          <w:b/>
          <w:sz w:val="28"/>
        </w:rPr>
      </w:pPr>
      <w:r>
        <w:rPr>
          <w:rFonts w:ascii="Corbel" w:hAnsi="Corbel"/>
          <w:b/>
          <w:sz w:val="28"/>
        </w:rPr>
        <w:t>Préparation du milieu de culture PDA (gélose dextrose à la pomme de terre « Potato Dextrose Agar »)</w:t>
      </w:r>
    </w:p>
    <w:p>
      <w:pPr>
        <w:pStyle w:val="Normal"/>
        <w:rPr>
          <w:rFonts w:ascii="Corbel" w:hAnsi="Corbel"/>
          <w:sz w:val="24"/>
        </w:rPr>
      </w:pPr>
      <w:r>
        <w:rPr>
          <w:rFonts w:ascii="Corbel" w:hAnsi="Corbel"/>
          <w:sz w:val="24"/>
        </w:rPr>
        <w:t xml:space="preserve">Matériels </w:t>
      </w:r>
    </w:p>
    <w:p>
      <w:pPr>
        <w:pStyle w:val="ListParagraph"/>
        <w:numPr>
          <w:ilvl w:val="0"/>
          <w:numId w:val="3"/>
        </w:numPr>
        <w:rPr>
          <w:rFonts w:ascii="Corbel" w:hAnsi="Corbel"/>
          <w:sz w:val="24"/>
        </w:rPr>
      </w:pPr>
      <w:r>
        <w:rPr>
          <w:rFonts w:ascii="Corbel" w:hAnsi="Corbel"/>
          <w:sz w:val="24"/>
        </w:rPr>
        <w:t xml:space="preserve">Agitateur magnétique chauffant + barreau aimanté </w:t>
      </w:r>
    </w:p>
    <w:p>
      <w:pPr>
        <w:pStyle w:val="ListParagraph"/>
        <w:numPr>
          <w:ilvl w:val="0"/>
          <w:numId w:val="3"/>
        </w:numPr>
        <w:rPr>
          <w:rFonts w:ascii="Corbel" w:hAnsi="Corbel"/>
          <w:sz w:val="24"/>
        </w:rPr>
      </w:pPr>
      <w:r>
        <w:rPr>
          <w:rFonts w:ascii="Corbel" w:hAnsi="Corbel"/>
          <w:sz w:val="24"/>
        </w:rPr>
        <w:t>Autoclave</w:t>
      </w:r>
    </w:p>
    <w:p>
      <w:pPr>
        <w:pStyle w:val="ListParagraph"/>
        <w:numPr>
          <w:ilvl w:val="0"/>
          <w:numId w:val="3"/>
        </w:numPr>
        <w:rPr>
          <w:rFonts w:ascii="Corbel" w:hAnsi="Corbel"/>
          <w:sz w:val="24"/>
        </w:rPr>
      </w:pPr>
      <w:r>
        <w:rPr>
          <w:rFonts w:ascii="Corbel" w:hAnsi="Corbel"/>
          <w:sz w:val="24"/>
        </w:rPr>
        <w:t>Balance</w:t>
      </w:r>
    </w:p>
    <w:p>
      <w:pPr>
        <w:pStyle w:val="ListParagraph"/>
        <w:numPr>
          <w:ilvl w:val="0"/>
          <w:numId w:val="3"/>
        </w:numPr>
        <w:rPr>
          <w:rFonts w:ascii="Corbel" w:hAnsi="Corbel"/>
          <w:sz w:val="24"/>
        </w:rPr>
      </w:pPr>
      <w:r>
        <w:rPr>
          <w:rFonts w:ascii="Corbel" w:hAnsi="Corbel"/>
          <w:sz w:val="24"/>
        </w:rPr>
        <w:t>Boite de pétri vierge</w:t>
      </w:r>
    </w:p>
    <w:p>
      <w:pPr>
        <w:pStyle w:val="ListParagraph"/>
        <w:numPr>
          <w:ilvl w:val="0"/>
          <w:numId w:val="3"/>
        </w:numPr>
        <w:rPr>
          <w:rFonts w:ascii="Corbel" w:hAnsi="Corbel"/>
          <w:sz w:val="24"/>
        </w:rPr>
      </w:pPr>
      <w:r>
        <w:rPr>
          <w:rFonts w:ascii="Corbel" w:hAnsi="Corbel"/>
          <w:sz w:val="24"/>
        </w:rPr>
        <w:t xml:space="preserve">Eau distillée </w:t>
      </w:r>
    </w:p>
    <w:p>
      <w:pPr>
        <w:pStyle w:val="ListParagraph"/>
        <w:numPr>
          <w:ilvl w:val="0"/>
          <w:numId w:val="3"/>
        </w:numPr>
        <w:rPr>
          <w:rFonts w:ascii="Corbel" w:hAnsi="Corbel"/>
          <w:sz w:val="24"/>
        </w:rPr>
      </w:pPr>
      <w:r>
        <w:rPr>
          <w:rFonts w:ascii="Corbel" w:hAnsi="Corbel"/>
          <w:sz w:val="24"/>
        </w:rPr>
        <w:t>Erlenmeyer de 2L</w:t>
      </w:r>
    </w:p>
    <w:p>
      <w:pPr>
        <w:pStyle w:val="ListParagraph"/>
        <w:numPr>
          <w:ilvl w:val="0"/>
          <w:numId w:val="3"/>
        </w:numPr>
        <w:rPr>
          <w:rFonts w:ascii="Corbel" w:hAnsi="Corbel"/>
          <w:sz w:val="24"/>
        </w:rPr>
      </w:pPr>
      <w:r>
        <w:rPr>
          <w:rFonts w:ascii="Corbel" w:hAnsi="Corbel"/>
          <w:sz w:val="24"/>
        </w:rPr>
        <w:t xml:space="preserve">Flacon Duran </w:t>
      </w:r>
    </w:p>
    <w:p>
      <w:pPr>
        <w:pStyle w:val="ListParagraph"/>
        <w:numPr>
          <w:ilvl w:val="0"/>
          <w:numId w:val="3"/>
        </w:numPr>
        <w:rPr>
          <w:rFonts w:ascii="Corbel" w:hAnsi="Corbel"/>
          <w:sz w:val="24"/>
        </w:rPr>
      </w:pPr>
      <w:r>
        <w:rPr>
          <w:rFonts w:ascii="Corbel" w:hAnsi="Corbel"/>
          <w:sz w:val="24"/>
        </w:rPr>
        <w:t>Micro-onde</w:t>
      </w:r>
    </w:p>
    <w:p>
      <w:pPr>
        <w:pStyle w:val="ListParagraph"/>
        <w:numPr>
          <w:ilvl w:val="0"/>
          <w:numId w:val="3"/>
        </w:numPr>
        <w:rPr>
          <w:rFonts w:ascii="Corbel" w:hAnsi="Corbel"/>
          <w:sz w:val="24"/>
        </w:rPr>
      </w:pPr>
      <w:r>
        <w:rPr>
          <w:rFonts w:ascii="Corbel" w:hAnsi="Corbel"/>
          <w:sz w:val="24"/>
        </w:rPr>
        <w:t>Poudre de potato dextrose agar (PDA)</w:t>
      </w:r>
    </w:p>
    <w:p>
      <w:pPr>
        <w:pStyle w:val="ListParagraph"/>
        <w:numPr>
          <w:ilvl w:val="0"/>
          <w:numId w:val="3"/>
        </w:numPr>
        <w:rPr>
          <w:rFonts w:ascii="Corbel" w:hAnsi="Corbel"/>
          <w:sz w:val="24"/>
        </w:rPr>
      </w:pPr>
      <w:r>
        <w:rPr>
          <w:rFonts w:ascii="Corbel" w:hAnsi="Corbel"/>
          <w:sz w:val="24"/>
        </w:rPr>
        <w:t xml:space="preserve">Papier Aluminium </w:t>
      </w:r>
    </w:p>
    <w:p>
      <w:pPr>
        <w:pStyle w:val="ListParagraph"/>
        <w:numPr>
          <w:ilvl w:val="0"/>
          <w:numId w:val="3"/>
        </w:numPr>
        <w:rPr>
          <w:rFonts w:ascii="Corbel" w:hAnsi="Corbel"/>
          <w:sz w:val="24"/>
        </w:rPr>
      </w:pPr>
      <w:r>
        <w:rPr>
          <w:rFonts w:ascii="Corbel" w:hAnsi="Corbel"/>
          <w:sz w:val="24"/>
        </w:rPr>
        <w:t>Réfrigérateur</w:t>
      </w:r>
    </w:p>
    <w:p>
      <w:pPr>
        <w:pStyle w:val="ListParagraph"/>
        <w:numPr>
          <w:ilvl w:val="0"/>
          <w:numId w:val="3"/>
        </w:numPr>
        <w:rPr>
          <w:rFonts w:ascii="Corbel" w:hAnsi="Corbel"/>
          <w:sz w:val="24"/>
        </w:rPr>
      </w:pPr>
      <w:r>
        <w:rPr>
          <w:rFonts w:ascii="Corbel" w:hAnsi="Corbel"/>
          <w:sz w:val="24"/>
        </w:rPr>
        <w:t>Spatule</w:t>
      </w:r>
    </w:p>
    <w:p>
      <w:pPr>
        <w:pStyle w:val="Normal"/>
        <w:rPr>
          <w:rFonts w:ascii="Corbel" w:hAnsi="Corbel"/>
          <w:sz w:val="24"/>
        </w:rPr>
      </w:pPr>
      <w:r>
        <w:rPr>
          <w:rFonts w:ascii="Corbel" w:hAnsi="Corbel"/>
          <w:sz w:val="24"/>
        </w:rPr>
        <w:t xml:space="preserve">Protocole pour un volume de 1L </w:t>
      </w:r>
    </w:p>
    <w:p>
      <w:pPr>
        <w:pStyle w:val="Normal"/>
        <w:rPr>
          <w:rFonts w:ascii="Corbel" w:hAnsi="Corbel"/>
          <w:sz w:val="24"/>
        </w:rPr>
      </w:pPr>
      <w:r>
        <w:rPr>
          <w:rFonts w:ascii="Corbel" w:hAnsi="Corbel"/>
          <w:sz w:val="24"/>
        </w:rPr>
        <w:t>Déposer le barreau aimanté au fond de l’erlenmeyer.</w:t>
      </w:r>
    </w:p>
    <w:p>
      <w:pPr>
        <w:pStyle w:val="Normal"/>
        <w:rPr>
          <w:rFonts w:ascii="Corbel" w:hAnsi="Corbel"/>
          <w:sz w:val="24"/>
        </w:rPr>
      </w:pPr>
      <w:r>
        <w:rPr>
          <w:rFonts w:ascii="Corbel" w:hAnsi="Corbel"/>
          <w:sz w:val="24"/>
        </w:rPr>
        <w:t>Ajouter 1L d’eau distillée dans l’erlenmeyer puis peser et verser 39 g de poudre de PDA.</w:t>
      </w:r>
    </w:p>
    <w:p>
      <w:pPr>
        <w:pStyle w:val="Normal"/>
        <w:rPr>
          <w:rFonts w:ascii="Corbel" w:hAnsi="Corbel"/>
          <w:sz w:val="24"/>
        </w:rPr>
      </w:pPr>
      <w:r>
        <w:rPr>
          <w:rFonts w:ascii="Corbel" w:hAnsi="Corbel"/>
          <w:sz w:val="24"/>
        </w:rPr>
        <w:t>Régler l’agitateur magnétique à une température de 150°C, poser l’erlenmeyer.</w:t>
      </w:r>
    </w:p>
    <w:p>
      <w:pPr>
        <w:pStyle w:val="Normal"/>
        <w:rPr>
          <w:rFonts w:ascii="Corbel" w:hAnsi="Corbel"/>
          <w:sz w:val="24"/>
        </w:rPr>
      </w:pPr>
      <w:r>
        <w:rPr>
          <w:rFonts w:ascii="Corbel" w:hAnsi="Corbel"/>
          <w:sz w:val="24"/>
        </w:rPr>
        <w:t>Laisser chauffer entre 1H et 1h30 jusqu’à ce que le milieu devienne homogène.</w:t>
      </w:r>
    </w:p>
    <w:p>
      <w:pPr>
        <w:pStyle w:val="Normal"/>
        <w:rPr>
          <w:rFonts w:ascii="Corbel" w:hAnsi="Corbel"/>
          <w:sz w:val="24"/>
        </w:rPr>
      </w:pPr>
      <w:r>
        <w:rPr>
          <w:rFonts w:ascii="Corbel" w:hAnsi="Corbel"/>
          <w:sz w:val="24"/>
        </w:rPr>
        <w:t>Répartir 250 mL de milieu dans 4 flacons Duran et envoyer à l’autoclave.</w:t>
      </w:r>
    </w:p>
    <w:p>
      <w:pPr>
        <w:pStyle w:val="Normal"/>
        <w:rPr>
          <w:rFonts w:ascii="Corbel" w:hAnsi="Corbel"/>
          <w:sz w:val="24"/>
        </w:rPr>
      </w:pPr>
      <w:r>
        <w:rPr>
          <w:rFonts w:ascii="Corbel" w:hAnsi="Corbel"/>
          <w:sz w:val="24"/>
        </w:rPr>
        <w:t>Pour une utilisation immédiate, couler le milieu dans les boîtes de pétri en étalant tout le fond enfin, laisser sécher 45 min. Conserver les boites au réfrigérateur.</w:t>
      </w:r>
    </w:p>
    <w:p>
      <w:pPr>
        <w:pStyle w:val="Normal"/>
        <w:rPr>
          <w:rFonts w:ascii="Corbel" w:hAnsi="Corbel"/>
          <w:sz w:val="24"/>
        </w:rPr>
      </w:pPr>
      <w:r>
        <w:rPr>
          <w:rFonts w:ascii="Corbel" w:hAnsi="Corbel"/>
          <w:sz w:val="24"/>
        </w:rPr>
        <w:t>Pour une utilisation ultérieure, garder les flacons au frais et réchauffer au micro-onde avant de couler.</w:t>
      </w:r>
    </w:p>
    <w:p>
      <w:pPr>
        <w:pStyle w:val="Normal"/>
        <w:rPr>
          <w:rFonts w:ascii="Corbel" w:hAnsi="Corbel"/>
          <w:sz w:val="24"/>
        </w:rPr>
      </w:pPr>
      <w:r>
        <w:rPr>
          <w:rFonts w:ascii="Corbel" w:hAnsi="Corbel"/>
          <w:sz w:val="24"/>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Extraction d’ADN à l’aide du Kit «FastPrep (bio101) »</w:t>
      </w:r>
    </w:p>
    <w:p>
      <w:pPr>
        <w:pStyle w:val="Normal"/>
        <w:rPr>
          <w:rFonts w:ascii="Corbel" w:hAnsi="Corbel"/>
          <w:b/>
          <w:b/>
          <w:sz w:val="28"/>
        </w:rPr>
      </w:pPr>
      <w:r>
        <w:rPr>
          <w:rFonts w:ascii="Corbel" w:hAnsi="Corbel"/>
          <w:b/>
          <w:sz w:val="28"/>
        </w:rPr>
      </w:r>
    </w:p>
    <w:p>
      <w:pPr>
        <w:pStyle w:val="Normal"/>
        <w:rPr>
          <w:rFonts w:ascii="Corbel" w:hAnsi="Corbel"/>
          <w:sz w:val="24"/>
        </w:rPr>
      </w:pPr>
      <w:r>
        <w:rPr>
          <w:rFonts w:ascii="Corbel" w:hAnsi="Corbel"/>
          <w:sz w:val="24"/>
        </w:rPr>
        <w:t>Matériel</w:t>
      </w:r>
    </w:p>
    <w:p>
      <w:pPr>
        <w:pStyle w:val="Normal"/>
        <w:rPr>
          <w:rFonts w:ascii="Corbel" w:hAnsi="Corbel"/>
          <w:sz w:val="24"/>
        </w:rPr>
      </w:pPr>
      <w:r>
        <w:rPr>
          <w:rFonts w:ascii="Corbel" w:hAnsi="Corbel"/>
          <w:sz w:val="24"/>
        </w:rPr>
      </w:r>
    </w:p>
    <w:p>
      <w:pPr>
        <w:pStyle w:val="ListParagraph"/>
        <w:numPr>
          <w:ilvl w:val="0"/>
          <w:numId w:val="2"/>
        </w:numPr>
        <w:rPr>
          <w:rFonts w:ascii="Corbel" w:hAnsi="Corbel"/>
          <w:sz w:val="24"/>
        </w:rPr>
      </w:pPr>
      <w:r>
        <w:rPr>
          <w:rFonts w:ascii="Corbel" w:hAnsi="Corbel"/>
          <w:sz w:val="24"/>
        </w:rPr>
        <w:t xml:space="preserve">Boite Kit complet </w:t>
      </w:r>
    </w:p>
    <w:p>
      <w:pPr>
        <w:pStyle w:val="ListParagraph"/>
        <w:numPr>
          <w:ilvl w:val="0"/>
          <w:numId w:val="2"/>
        </w:numPr>
        <w:rPr>
          <w:rFonts w:ascii="Corbel" w:hAnsi="Corbel"/>
          <w:sz w:val="24"/>
        </w:rPr>
      </w:pPr>
      <w:r>
        <w:rPr>
          <w:rFonts w:ascii="Corbel" w:hAnsi="Corbel"/>
          <w:sz w:val="24"/>
        </w:rPr>
        <w:t>Appareil « Fast Prep Instrument »</w:t>
      </w:r>
    </w:p>
    <w:p>
      <w:pPr>
        <w:pStyle w:val="ListParagraph"/>
        <w:numPr>
          <w:ilvl w:val="0"/>
          <w:numId w:val="2"/>
        </w:numPr>
        <w:rPr>
          <w:rFonts w:ascii="Corbel" w:hAnsi="Corbel"/>
          <w:sz w:val="24"/>
        </w:rPr>
      </w:pPr>
      <w:r>
        <w:rPr>
          <w:rFonts w:ascii="Corbel" w:hAnsi="Corbel"/>
          <w:sz w:val="24"/>
        </w:rPr>
        <w:t>Tampon Tris-EDTA (TE) à pH 8</w:t>
      </w:r>
    </w:p>
    <w:p>
      <w:pPr>
        <w:pStyle w:val="ListParagraph"/>
        <w:numPr>
          <w:ilvl w:val="0"/>
          <w:numId w:val="2"/>
        </w:numPr>
        <w:rPr>
          <w:rFonts w:ascii="Corbel" w:hAnsi="Corbel"/>
          <w:sz w:val="24"/>
        </w:rPr>
      </w:pPr>
      <w:r>
        <w:rPr>
          <w:rFonts w:ascii="Corbel" w:hAnsi="Corbel"/>
          <w:sz w:val="24"/>
        </w:rPr>
        <w:t>Centrifugeuse</w:t>
      </w:r>
    </w:p>
    <w:p>
      <w:pPr>
        <w:pStyle w:val="ListParagraph"/>
        <w:numPr>
          <w:ilvl w:val="0"/>
          <w:numId w:val="2"/>
        </w:numPr>
        <w:rPr>
          <w:rFonts w:ascii="Corbel" w:hAnsi="Corbel"/>
          <w:sz w:val="24"/>
        </w:rPr>
      </w:pPr>
      <w:r>
        <w:rPr>
          <w:rFonts w:ascii="Corbel" w:hAnsi="Corbel"/>
          <w:sz w:val="24"/>
        </w:rPr>
        <w:t>Matériel génétique à extraire</w:t>
      </w:r>
    </w:p>
    <w:p>
      <w:pPr>
        <w:pStyle w:val="ListParagraph"/>
        <w:numPr>
          <w:ilvl w:val="0"/>
          <w:numId w:val="2"/>
        </w:numPr>
        <w:rPr>
          <w:rFonts w:ascii="Corbel" w:hAnsi="Corbel"/>
          <w:sz w:val="24"/>
        </w:rPr>
      </w:pPr>
      <w:r>
        <w:rPr>
          <w:rFonts w:ascii="Corbel" w:hAnsi="Corbel"/>
          <w:sz w:val="24"/>
        </w:rPr>
        <w:t>Eau ultra pure</w:t>
      </w:r>
    </w:p>
    <w:p>
      <w:pPr>
        <w:pStyle w:val="ListParagraph"/>
        <w:numPr>
          <w:ilvl w:val="0"/>
          <w:numId w:val="2"/>
        </w:numPr>
        <w:rPr>
          <w:rFonts w:ascii="Corbel" w:hAnsi="Corbel"/>
          <w:sz w:val="24"/>
        </w:rPr>
      </w:pPr>
      <w:r>
        <w:rPr>
          <w:rFonts w:ascii="Corbel" w:hAnsi="Corbel"/>
          <w:sz w:val="24"/>
        </w:rPr>
        <w:t>Réfrigérateur</w:t>
      </w:r>
    </w:p>
    <w:p>
      <w:pPr>
        <w:pStyle w:val="ListParagraph"/>
        <w:numPr>
          <w:ilvl w:val="0"/>
          <w:numId w:val="2"/>
        </w:numPr>
        <w:rPr>
          <w:rFonts w:ascii="Corbel" w:hAnsi="Corbel"/>
          <w:sz w:val="24"/>
        </w:rPr>
      </w:pPr>
      <w:r>
        <w:rPr>
          <w:rFonts w:ascii="Corbel" w:hAnsi="Corbel"/>
          <w:sz w:val="24"/>
        </w:rPr>
        <w:t>Pipette</w:t>
      </w:r>
    </w:p>
    <w:p>
      <w:pPr>
        <w:pStyle w:val="ListParagraph"/>
        <w:numPr>
          <w:ilvl w:val="0"/>
          <w:numId w:val="2"/>
        </w:numPr>
        <w:rPr>
          <w:rFonts w:ascii="Corbel" w:hAnsi="Corbel"/>
          <w:sz w:val="24"/>
        </w:rPr>
      </w:pPr>
      <w:r>
        <w:rPr>
          <w:rFonts w:ascii="Corbel" w:hAnsi="Corbel"/>
          <w:sz w:val="24"/>
        </w:rPr>
        <w:t>Tubes Eppendorf</w:t>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Normal"/>
        <w:rPr>
          <w:rFonts w:ascii="Corbel" w:hAnsi="Corbel"/>
          <w:sz w:val="24"/>
        </w:rPr>
      </w:pPr>
      <w:r>
        <w:rPr>
          <w:rFonts w:ascii="Corbel" w:hAnsi="Corbel"/>
          <w:sz w:val="24"/>
        </w:rPr>
        <w:t>Protocole extraction ADN fongique</w:t>
      </w:r>
    </w:p>
    <w:p>
      <w:pPr>
        <w:pStyle w:val="ListParagraph"/>
        <w:numPr>
          <w:ilvl w:val="0"/>
          <w:numId w:val="4"/>
        </w:numPr>
        <w:rPr>
          <w:rFonts w:ascii="Corbel" w:hAnsi="Corbel"/>
          <w:sz w:val="24"/>
        </w:rPr>
      </w:pPr>
      <w:r>
        <w:rPr>
          <w:rFonts w:ascii="Corbel" w:hAnsi="Corbel"/>
          <w:sz w:val="24"/>
        </w:rPr>
        <w:t xml:space="preserve">Pour chaque échantillon numéroté un tube avec matrice de lyse. </w:t>
      </w:r>
    </w:p>
    <w:p>
      <w:pPr>
        <w:pStyle w:val="ListParagraph"/>
        <w:numPr>
          <w:ilvl w:val="0"/>
          <w:numId w:val="4"/>
        </w:numPr>
        <w:rPr>
          <w:rFonts w:ascii="Corbel" w:hAnsi="Corbel"/>
          <w:sz w:val="24"/>
        </w:rPr>
      </w:pPr>
      <w:r>
        <w:rPr>
          <w:rFonts w:ascii="Corbel" w:hAnsi="Corbel"/>
          <w:sz w:val="24"/>
        </w:rPr>
        <w:t xml:space="preserve">Ajouter 500 µL de Tampon 1 CLS-Y. </w:t>
      </w:r>
    </w:p>
    <w:p>
      <w:pPr>
        <w:pStyle w:val="ListParagraph"/>
        <w:numPr>
          <w:ilvl w:val="0"/>
          <w:numId w:val="4"/>
        </w:numPr>
        <w:rPr>
          <w:rFonts w:ascii="Corbel" w:hAnsi="Corbel"/>
          <w:sz w:val="24"/>
        </w:rPr>
      </w:pPr>
      <w:r>
        <w:rPr>
          <w:rFonts w:ascii="Corbel" w:hAnsi="Corbel"/>
          <w:sz w:val="24"/>
        </w:rPr>
        <w:t>Ajouter le matériel fongique frais</w:t>
      </w:r>
    </w:p>
    <w:p>
      <w:pPr>
        <w:pStyle w:val="Normal"/>
        <w:rPr>
          <w:rFonts w:ascii="Corbel" w:hAnsi="Corbel"/>
          <w:sz w:val="24"/>
        </w:rPr>
      </w:pPr>
      <w:r>
        <w:rPr>
          <w:rFonts w:ascii="Corbel" w:hAnsi="Corbel"/>
          <w:sz w:val="24"/>
        </w:rPr>
        <w:t xml:space="preserve">           </w:t>
      </w:r>
      <w:r>
        <w:rPr>
          <w:rFonts w:ascii="Corbel" w:hAnsi="Corbel"/>
          <w:sz w:val="24"/>
        </w:rPr>
        <w:t xml:space="preserve">Si </w:t>
      </w:r>
      <w:r>
        <w:rPr>
          <w:rFonts w:ascii="Corbel" w:hAnsi="Corbel"/>
          <w:i/>
          <w:sz w:val="24"/>
        </w:rPr>
        <w:t xml:space="preserve">Colletotrichum </w:t>
      </w:r>
      <w:r>
        <w:rPr>
          <w:rFonts w:ascii="Corbel" w:hAnsi="Corbel"/>
          <w:sz w:val="24"/>
        </w:rPr>
        <w:t>cultivé sur boite de pétri : gratter délicatement la surface afin de récupérer le maximum de matériel.</w:t>
      </w:r>
    </w:p>
    <w:p>
      <w:pPr>
        <w:pStyle w:val="Normal"/>
        <w:ind w:left="360" w:hanging="0"/>
        <w:rPr>
          <w:rFonts w:ascii="Corbel" w:hAnsi="Corbel"/>
          <w:sz w:val="24"/>
        </w:rPr>
      </w:pPr>
      <w:r>
        <w:rPr>
          <w:rFonts w:ascii="Corbel" w:hAnsi="Corbel"/>
          <w:sz w:val="24"/>
        </w:rPr>
        <w:t>Sinon</w:t>
      </w:r>
      <w:r>
        <w:rPr>
          <w:rFonts w:ascii="Corbel" w:hAnsi="Corbel"/>
          <w:i/>
          <w:sz w:val="24"/>
        </w:rPr>
        <w:t xml:space="preserve"> Colletotrichum </w:t>
      </w:r>
      <w:r>
        <w:rPr>
          <w:rFonts w:ascii="Corbel" w:hAnsi="Corbel"/>
          <w:sz w:val="24"/>
        </w:rPr>
        <w:t xml:space="preserve">cultivé dans V8 : récupérer environ 500 uL. </w:t>
      </w:r>
    </w:p>
    <w:p>
      <w:pPr>
        <w:pStyle w:val="ListParagraph"/>
        <w:numPr>
          <w:ilvl w:val="0"/>
          <w:numId w:val="4"/>
        </w:numPr>
        <w:rPr>
          <w:rFonts w:ascii="Corbel" w:hAnsi="Corbel"/>
          <w:sz w:val="24"/>
        </w:rPr>
      </w:pPr>
      <w:r>
        <w:rPr>
          <w:rFonts w:ascii="Corbel" w:hAnsi="Corbel"/>
          <w:sz w:val="24"/>
        </w:rPr>
        <w:t>Incuber 20 min à température ambiante.</w:t>
      </w:r>
    </w:p>
    <w:p>
      <w:pPr>
        <w:pStyle w:val="ListParagraph"/>
        <w:numPr>
          <w:ilvl w:val="0"/>
          <w:numId w:val="4"/>
        </w:numPr>
        <w:rPr>
          <w:rFonts w:ascii="Corbel" w:hAnsi="Corbel"/>
          <w:sz w:val="24"/>
        </w:rPr>
      </w:pPr>
      <w:r>
        <w:rPr>
          <w:rFonts w:ascii="Corbel" w:hAnsi="Corbel"/>
          <w:sz w:val="24"/>
        </w:rPr>
        <w:t>Homogénéiser les échantillons dans le FastPrep instrument, vitesse 5, 20 secondes.</w:t>
      </w:r>
    </w:p>
    <w:p>
      <w:pPr>
        <w:pStyle w:val="ListParagraph"/>
        <w:numPr>
          <w:ilvl w:val="0"/>
          <w:numId w:val="4"/>
        </w:numPr>
        <w:rPr>
          <w:rFonts w:ascii="Corbel" w:hAnsi="Corbel"/>
          <w:sz w:val="24"/>
        </w:rPr>
      </w:pPr>
      <w:r>
        <w:rPr>
          <w:rFonts w:ascii="Corbel" w:hAnsi="Corbel"/>
          <w:sz w:val="24"/>
        </w:rPr>
        <w:t>Incuber de nouveau à température ambiante pendant 1h30 à 2 heures.</w:t>
      </w:r>
    </w:p>
    <w:p>
      <w:pPr>
        <w:pStyle w:val="ListParagraph"/>
        <w:numPr>
          <w:ilvl w:val="0"/>
          <w:numId w:val="4"/>
        </w:numPr>
        <w:rPr>
          <w:rFonts w:ascii="Corbel" w:hAnsi="Corbel"/>
          <w:sz w:val="24"/>
        </w:rPr>
      </w:pPr>
      <w:r>
        <w:rPr>
          <w:rFonts w:ascii="Corbel" w:hAnsi="Corbel"/>
          <w:sz w:val="24"/>
        </w:rPr>
        <w:t>Centrifuger pendant 5 minutes (min) à 14.000 T pour sédimenter les protéines et débris cellulaires.</w:t>
      </w:r>
    </w:p>
    <w:p>
      <w:pPr>
        <w:pStyle w:val="ListParagraph"/>
        <w:numPr>
          <w:ilvl w:val="0"/>
          <w:numId w:val="4"/>
        </w:numPr>
        <w:rPr>
          <w:rFonts w:ascii="Corbel" w:hAnsi="Corbel"/>
          <w:sz w:val="24"/>
        </w:rPr>
      </w:pPr>
      <w:r>
        <w:rPr>
          <w:rFonts w:ascii="Corbel" w:hAnsi="Corbel"/>
          <w:sz w:val="24"/>
        </w:rPr>
        <w:t>Transfert 500 µL du surnageant dans un tube Eppendorf propre de 1.5 mL.</w:t>
      </w:r>
    </w:p>
    <w:p>
      <w:pPr>
        <w:pStyle w:val="ListParagraph"/>
        <w:numPr>
          <w:ilvl w:val="0"/>
          <w:numId w:val="4"/>
        </w:numPr>
        <w:rPr>
          <w:rFonts w:ascii="Corbel" w:hAnsi="Corbel"/>
          <w:sz w:val="24"/>
        </w:rPr>
      </w:pPr>
      <w:r>
        <w:rPr>
          <w:rFonts w:ascii="Corbel" w:hAnsi="Corbel"/>
          <w:sz w:val="24"/>
        </w:rPr>
        <w:t>Ajouter 500 µL « Bidding Matrix », mélanger délicatement (vortex doux) et incuber à température ambiante pendant 5 min.</w:t>
      </w:r>
    </w:p>
    <w:p>
      <w:pPr>
        <w:pStyle w:val="ListParagraph"/>
        <w:numPr>
          <w:ilvl w:val="0"/>
          <w:numId w:val="4"/>
        </w:numPr>
        <w:rPr>
          <w:rFonts w:ascii="Corbel" w:hAnsi="Corbel"/>
          <w:sz w:val="24"/>
        </w:rPr>
      </w:pPr>
      <w:r>
        <w:rPr>
          <w:rFonts w:ascii="Corbel" w:hAnsi="Corbel"/>
          <w:sz w:val="24"/>
        </w:rPr>
        <w:t xml:space="preserve"> </w:t>
      </w:r>
      <w:r>
        <w:rPr>
          <w:rFonts w:ascii="Corbel" w:hAnsi="Corbel"/>
          <w:sz w:val="24"/>
        </w:rPr>
        <w:t>Centrifuger pendant 1 min à 11.500 T et éliminer le surnageant.</w:t>
      </w:r>
    </w:p>
    <w:p>
      <w:pPr>
        <w:pStyle w:val="ListParagraph"/>
        <w:numPr>
          <w:ilvl w:val="0"/>
          <w:numId w:val="4"/>
        </w:numPr>
        <w:rPr>
          <w:rFonts w:ascii="Corbel" w:hAnsi="Corbel"/>
          <w:sz w:val="24"/>
        </w:rPr>
      </w:pPr>
      <w:r>
        <w:rPr>
          <w:rFonts w:ascii="Corbel" w:hAnsi="Corbel"/>
          <w:sz w:val="24"/>
        </w:rPr>
        <w:t>Ajouter 500 µL de SEWS-M et remettre en suspension le culot doucement (vortex léger).</w:t>
      </w:r>
    </w:p>
    <w:p>
      <w:pPr>
        <w:pStyle w:val="ListParagraph"/>
        <w:numPr>
          <w:ilvl w:val="0"/>
          <w:numId w:val="4"/>
        </w:numPr>
        <w:rPr>
          <w:rFonts w:ascii="Corbel" w:hAnsi="Corbel"/>
          <w:sz w:val="24"/>
        </w:rPr>
      </w:pPr>
      <w:r>
        <w:rPr>
          <w:rFonts w:ascii="Corbel" w:hAnsi="Corbel"/>
          <w:sz w:val="24"/>
        </w:rPr>
        <w:t>Centrifuger pendant 1 min 11.500 T et éliminer le surnageant.</w:t>
      </w:r>
    </w:p>
    <w:p>
      <w:pPr>
        <w:pStyle w:val="ListParagraph"/>
        <w:numPr>
          <w:ilvl w:val="0"/>
          <w:numId w:val="4"/>
        </w:numPr>
        <w:rPr>
          <w:rFonts w:ascii="Corbel" w:hAnsi="Corbel"/>
          <w:sz w:val="24"/>
        </w:rPr>
      </w:pPr>
      <w:r>
        <w:rPr>
          <w:rFonts w:ascii="Corbel" w:hAnsi="Corbel"/>
          <w:sz w:val="24"/>
        </w:rPr>
        <w:t>Reprendre le culot dans 100 µL de Tampon TE (vortex léger).</w:t>
      </w:r>
    </w:p>
    <w:p>
      <w:pPr>
        <w:pStyle w:val="ListParagraph"/>
        <w:numPr>
          <w:ilvl w:val="0"/>
          <w:numId w:val="4"/>
        </w:numPr>
        <w:rPr>
          <w:rFonts w:ascii="Corbel" w:hAnsi="Corbel"/>
          <w:sz w:val="24"/>
        </w:rPr>
      </w:pPr>
      <w:r>
        <w:rPr>
          <w:rFonts w:ascii="Corbel" w:hAnsi="Corbel"/>
          <w:sz w:val="24"/>
        </w:rPr>
        <w:t>Incuber pendant 2-3 min à température ambiante.</w:t>
      </w:r>
    </w:p>
    <w:p>
      <w:pPr>
        <w:pStyle w:val="ListParagraph"/>
        <w:numPr>
          <w:ilvl w:val="0"/>
          <w:numId w:val="4"/>
        </w:numPr>
        <w:rPr>
          <w:rFonts w:ascii="Corbel" w:hAnsi="Corbel"/>
          <w:sz w:val="24"/>
        </w:rPr>
      </w:pPr>
      <w:r>
        <w:rPr>
          <w:rFonts w:ascii="Corbel" w:hAnsi="Corbel"/>
          <w:sz w:val="24"/>
        </w:rPr>
        <w:t>Centrifuger pendant 1 min à 11.500 T.</w:t>
      </w:r>
    </w:p>
    <w:p>
      <w:pPr>
        <w:pStyle w:val="ListParagraph"/>
        <w:numPr>
          <w:ilvl w:val="0"/>
          <w:numId w:val="4"/>
        </w:numPr>
        <w:rPr>
          <w:rFonts w:ascii="Corbel" w:hAnsi="Corbel"/>
          <w:sz w:val="24"/>
        </w:rPr>
      </w:pPr>
      <w:r>
        <w:rPr>
          <w:rFonts w:ascii="Corbel" w:hAnsi="Corbel"/>
          <w:sz w:val="24"/>
        </w:rPr>
        <w:t>Transférer avec précaution le surnageant contenant l’ADN, dans un nouveau tube et éviter de transférer les particules de la matrice de liaison. Ceci doit être évité dans tous les cas.</w:t>
      </w:r>
    </w:p>
    <w:p>
      <w:pPr>
        <w:pStyle w:val="ListParagraph"/>
        <w:numPr>
          <w:ilvl w:val="0"/>
          <w:numId w:val="4"/>
        </w:numPr>
        <w:rPr>
          <w:rFonts w:ascii="Corbel" w:hAnsi="Corbel"/>
          <w:sz w:val="24"/>
        </w:rPr>
      </w:pPr>
      <w:r>
        <w:rPr>
          <w:rFonts w:ascii="Corbel" w:hAnsi="Corbel"/>
          <w:sz w:val="24"/>
        </w:rPr>
        <w:t xml:space="preserve">Stocker les échantillons d’ADN à 4°C ou -20°C pour les périodes plus longues. </w:t>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 xml:space="preserve">Protocole de vérification de présence d’ADN par gel d’agarose à 0.8 X </w:t>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Matériel</w:t>
      </w:r>
    </w:p>
    <w:p>
      <w:pPr>
        <w:pStyle w:val="Normal"/>
        <w:rPr>
          <w:rFonts w:ascii="Corbel" w:hAnsi="Corbel"/>
          <w:sz w:val="24"/>
        </w:rPr>
      </w:pPr>
      <w:r>
        <w:rPr>
          <w:rFonts w:ascii="Corbel" w:hAnsi="Corbel"/>
          <w:sz w:val="24"/>
        </w:rPr>
      </w:r>
    </w:p>
    <w:p>
      <w:pPr>
        <w:pStyle w:val="ListParagraph"/>
        <w:numPr>
          <w:ilvl w:val="0"/>
          <w:numId w:val="5"/>
        </w:numPr>
        <w:rPr>
          <w:rFonts w:ascii="Corbel" w:hAnsi="Corbel"/>
          <w:sz w:val="24"/>
        </w:rPr>
      </w:pPr>
      <w:r>
        <w:rPr>
          <w:rFonts w:ascii="Corbel" w:hAnsi="Corbel"/>
          <w:sz w:val="24"/>
        </w:rPr>
        <w:t>Poudre d’agarose</w:t>
      </w:r>
    </w:p>
    <w:p>
      <w:pPr>
        <w:pStyle w:val="ListParagraph"/>
        <w:numPr>
          <w:ilvl w:val="0"/>
          <w:numId w:val="5"/>
        </w:numPr>
        <w:rPr>
          <w:rFonts w:ascii="Corbel" w:hAnsi="Corbel"/>
          <w:sz w:val="24"/>
        </w:rPr>
      </w:pPr>
      <w:r>
        <w:rPr>
          <w:rFonts w:ascii="Corbel" w:hAnsi="Corbel"/>
          <w:sz w:val="24"/>
        </w:rPr>
        <w:t xml:space="preserve">Gel red X </w:t>
      </w:r>
    </w:p>
    <w:p>
      <w:pPr>
        <w:pStyle w:val="ListParagraph"/>
        <w:numPr>
          <w:ilvl w:val="0"/>
          <w:numId w:val="5"/>
        </w:numPr>
        <w:rPr>
          <w:rFonts w:ascii="Corbel" w:hAnsi="Corbel"/>
          <w:sz w:val="24"/>
        </w:rPr>
      </w:pPr>
      <w:r>
        <w:rPr>
          <w:rFonts w:ascii="Corbel" w:hAnsi="Corbel"/>
          <w:sz w:val="24"/>
        </w:rPr>
        <w:t>Eau distillé</w:t>
      </w:r>
    </w:p>
    <w:p>
      <w:pPr>
        <w:pStyle w:val="ListParagraph"/>
        <w:numPr>
          <w:ilvl w:val="0"/>
          <w:numId w:val="5"/>
        </w:numPr>
        <w:rPr>
          <w:rFonts w:ascii="Corbel" w:hAnsi="Corbel"/>
          <w:sz w:val="24"/>
        </w:rPr>
      </w:pPr>
      <w:r>
        <w:rPr>
          <w:rFonts w:ascii="Corbel" w:hAnsi="Corbel"/>
          <w:sz w:val="24"/>
        </w:rPr>
        <w:t>Cuve migration</w:t>
      </w:r>
    </w:p>
    <w:p>
      <w:pPr>
        <w:pStyle w:val="ListParagraph"/>
        <w:numPr>
          <w:ilvl w:val="0"/>
          <w:numId w:val="5"/>
        </w:numPr>
        <w:rPr>
          <w:rFonts w:ascii="Corbel" w:hAnsi="Corbel"/>
          <w:sz w:val="24"/>
        </w:rPr>
      </w:pPr>
      <w:r>
        <w:rPr>
          <w:rFonts w:ascii="Corbel" w:hAnsi="Corbel"/>
          <w:sz w:val="24"/>
        </w:rPr>
        <w:t>Balance</w:t>
      </w:r>
    </w:p>
    <w:p>
      <w:pPr>
        <w:pStyle w:val="ListParagraph"/>
        <w:numPr>
          <w:ilvl w:val="0"/>
          <w:numId w:val="5"/>
        </w:numPr>
        <w:rPr>
          <w:rFonts w:ascii="Corbel" w:hAnsi="Corbel"/>
          <w:sz w:val="24"/>
        </w:rPr>
      </w:pPr>
      <w:r>
        <w:rPr>
          <w:rFonts w:ascii="Corbel" w:hAnsi="Corbel"/>
          <w:sz w:val="24"/>
        </w:rPr>
        <w:t>Spatule /Pipette/Soucoupe en plastique/parafilm</w:t>
      </w:r>
    </w:p>
    <w:p>
      <w:pPr>
        <w:pStyle w:val="ListParagraph"/>
        <w:numPr>
          <w:ilvl w:val="0"/>
          <w:numId w:val="5"/>
        </w:numPr>
        <w:rPr>
          <w:rFonts w:ascii="Corbel" w:hAnsi="Corbel"/>
          <w:sz w:val="24"/>
        </w:rPr>
      </w:pPr>
      <w:r>
        <w:rPr>
          <w:rFonts w:ascii="Corbel" w:hAnsi="Corbel"/>
          <w:sz w:val="24"/>
        </w:rPr>
        <w:t>Erlenmeyer/ éprouvette graduée</w:t>
      </w:r>
    </w:p>
    <w:p>
      <w:pPr>
        <w:pStyle w:val="ListParagraph"/>
        <w:numPr>
          <w:ilvl w:val="0"/>
          <w:numId w:val="5"/>
        </w:numPr>
        <w:rPr>
          <w:rFonts w:ascii="Corbel" w:hAnsi="Corbel"/>
          <w:sz w:val="24"/>
        </w:rPr>
      </w:pPr>
      <w:r>
        <w:rPr>
          <w:rFonts w:ascii="Corbel" w:hAnsi="Corbel"/>
          <w:sz w:val="24"/>
        </w:rPr>
      </w:r>
    </w:p>
    <w:p>
      <w:pPr>
        <w:pStyle w:val="Normal"/>
        <w:ind w:left="360" w:hanging="0"/>
        <w:rPr>
          <w:rFonts w:ascii="Corbel" w:hAnsi="Corbel"/>
          <w:sz w:val="24"/>
        </w:rPr>
      </w:pPr>
      <w:r>
        <w:rPr>
          <w:rFonts w:ascii="Corbel" w:hAnsi="Corbel"/>
          <w:sz w:val="24"/>
        </w:rPr>
        <w:t>Préparation du gel à 0.8 %</w:t>
      </w:r>
    </w:p>
    <w:p>
      <w:pPr>
        <w:pStyle w:val="Normal"/>
        <w:ind w:left="360" w:hanging="0"/>
        <w:rPr>
          <w:rFonts w:ascii="Corbel" w:hAnsi="Corbel"/>
          <w:sz w:val="24"/>
        </w:rPr>
      </w:pPr>
      <w:r>
        <w:rPr>
          <w:rFonts w:ascii="Corbel" w:hAnsi="Corbel"/>
          <w:sz w:val="24"/>
        </w:rPr>
        <w:t xml:space="preserve">Verser 100mL d’eau distillée dans l’erlenmeyer. </w:t>
      </w:r>
    </w:p>
    <w:p>
      <w:pPr>
        <w:pStyle w:val="Normal"/>
        <w:ind w:left="360" w:hanging="0"/>
        <w:rPr>
          <w:rFonts w:ascii="Corbel" w:hAnsi="Corbel"/>
          <w:sz w:val="24"/>
        </w:rPr>
      </w:pPr>
      <w:r>
        <w:rPr>
          <w:rFonts w:ascii="Corbel" w:hAnsi="Corbel"/>
          <w:sz w:val="24"/>
        </w:rPr>
        <w:t>Ajouter après avoir pesé 0.8 g de poudre d’agarose.</w:t>
      </w:r>
    </w:p>
    <w:p>
      <w:pPr>
        <w:pStyle w:val="Normal"/>
        <w:ind w:left="360" w:hanging="0"/>
        <w:rPr>
          <w:rFonts w:ascii="Corbel" w:hAnsi="Corbel"/>
          <w:sz w:val="24"/>
        </w:rPr>
      </w:pPr>
      <w:r>
        <w:rPr>
          <w:rFonts w:ascii="Corbel" w:hAnsi="Corbel"/>
          <w:sz w:val="24"/>
        </w:rPr>
        <w:t>Chauffer au micro-onde jusqu’à obtention d’un liquide transparent sans résidu.</w:t>
      </w:r>
    </w:p>
    <w:p>
      <w:pPr>
        <w:pStyle w:val="Normal"/>
        <w:ind w:left="360" w:hanging="0"/>
        <w:rPr>
          <w:rFonts w:ascii="Corbel" w:hAnsi="Corbel"/>
          <w:sz w:val="24"/>
        </w:rPr>
      </w:pPr>
      <w:r>
        <w:rPr>
          <w:rFonts w:ascii="Corbel" w:hAnsi="Corbel"/>
          <w:sz w:val="24"/>
        </w:rPr>
        <w:t>Laisser refroidir à température ambiante puis ajouter 5 µL de gel red X, couler dans la plaque de gel et laisser se solidifier.</w:t>
      </w:r>
    </w:p>
    <w:p>
      <w:pPr>
        <w:pStyle w:val="Normal"/>
        <w:ind w:left="360" w:hanging="0"/>
        <w:rPr>
          <w:rFonts w:ascii="Corbel" w:hAnsi="Corbel"/>
          <w:sz w:val="24"/>
        </w:rPr>
      </w:pPr>
      <w:r>
        <w:rPr>
          <w:rFonts w:ascii="Corbel" w:hAnsi="Corbel"/>
          <w:sz w:val="24"/>
        </w:rPr>
        <w:t>Ajouter les échantillons dans chaque puits.</w:t>
      </w:r>
    </w:p>
    <w:p>
      <w:pPr>
        <w:pStyle w:val="Normal"/>
        <w:ind w:left="360" w:hanging="0"/>
        <w:rPr>
          <w:rFonts w:ascii="Corbel" w:hAnsi="Corbel"/>
          <w:sz w:val="24"/>
        </w:rPr>
      </w:pPr>
      <w:r>
        <w:rPr>
          <w:rFonts w:ascii="Corbel" w:hAnsi="Corbel"/>
          <w:sz w:val="24"/>
        </w:rPr>
      </w:r>
    </w:p>
    <w:p>
      <w:pPr>
        <w:pStyle w:val="Normal"/>
        <w:ind w:left="360" w:hanging="0"/>
        <w:rPr>
          <w:rFonts w:ascii="Corbel" w:hAnsi="Corbel"/>
          <w:sz w:val="24"/>
        </w:rPr>
      </w:pPr>
      <w:r>
        <w:rPr>
          <w:rFonts w:ascii="Corbel" w:hAnsi="Corbel"/>
          <w:sz w:val="24"/>
        </w:rPr>
      </w:r>
    </w:p>
    <w:p>
      <w:pPr>
        <w:pStyle w:val="Normal"/>
        <w:ind w:left="360" w:hanging="0"/>
        <w:rPr>
          <w:rFonts w:ascii="Corbel" w:hAnsi="Corbel"/>
          <w:b/>
          <w:b/>
          <w:sz w:val="32"/>
        </w:rPr>
      </w:pPr>
      <w:r>
        <w:rPr>
          <w:rFonts w:ascii="Corbel" w:hAnsi="Corbel"/>
          <w:b/>
          <w:sz w:val="32"/>
        </w:rPr>
        <w:t>Préparation de mix pCr</w:t>
      </w:r>
    </w:p>
    <w:p>
      <w:pPr>
        <w:pStyle w:val="Normal"/>
        <w:ind w:left="360" w:hanging="0"/>
        <w:rPr>
          <w:rFonts w:ascii="Corbel" w:hAnsi="Corbel"/>
          <w:b/>
          <w:b/>
          <w:sz w:val="32"/>
        </w:rPr>
      </w:pPr>
      <w:r>
        <w:rPr>
          <w:rFonts w:ascii="Corbel" w:hAnsi="Corbel"/>
          <w:b/>
          <w:sz w:val="32"/>
        </w:rPr>
        <w:t xml:space="preserve"> </w:t>
      </w:r>
    </w:p>
    <w:p>
      <w:pPr>
        <w:pStyle w:val="Normal"/>
        <w:rPr>
          <w:rFonts w:ascii="Corbel" w:hAnsi="Corbel"/>
          <w:sz w:val="32"/>
        </w:rPr>
      </w:pPr>
      <w:r>
        <w:rPr>
          <w:rFonts w:ascii="Corbel" w:hAnsi="Corbel"/>
          <w:sz w:val="24"/>
        </w:rPr>
        <w:t xml:space="preserve">Mix pour 1 échantillon initial                                                    </w:t>
      </w:r>
    </w:p>
    <w:p>
      <w:pPr>
        <w:pStyle w:val="ListParagraph"/>
        <w:numPr>
          <w:ilvl w:val="0"/>
          <w:numId w:val="6"/>
        </w:numPr>
        <w:rPr>
          <w:rFonts w:ascii="Corbel" w:hAnsi="Corbel"/>
          <w:sz w:val="24"/>
        </w:rPr>
      </w:pPr>
      <w:r>
        <w:rPr>
          <w:rFonts w:ascii="Corbel" w:hAnsi="Corbel"/>
          <w:sz w:val="24"/>
        </w:rPr>
        <w:t xml:space="preserve">9.95 µL H2o                                                                     </w:t>
      </w:r>
    </w:p>
    <w:p>
      <w:pPr>
        <w:pStyle w:val="ListParagraph"/>
        <w:numPr>
          <w:ilvl w:val="0"/>
          <w:numId w:val="6"/>
        </w:numPr>
        <w:rPr>
          <w:rFonts w:ascii="Corbel" w:hAnsi="Corbel"/>
          <w:sz w:val="24"/>
        </w:rPr>
      </w:pPr>
      <w:r>
        <w:rPr>
          <w:rFonts w:ascii="Corbel" w:hAnsi="Corbel"/>
          <w:sz w:val="24"/>
        </w:rPr>
        <w:t>5 µL       Tampon Green</w:t>
      </w:r>
    </w:p>
    <w:p>
      <w:pPr>
        <w:pStyle w:val="ListParagraph"/>
        <w:numPr>
          <w:ilvl w:val="0"/>
          <w:numId w:val="6"/>
        </w:numPr>
        <w:rPr>
          <w:rFonts w:ascii="Corbel" w:hAnsi="Corbel"/>
          <w:sz w:val="24"/>
        </w:rPr>
      </w:pPr>
      <w:r>
        <w:rPr>
          <w:rFonts w:ascii="Corbel" w:hAnsi="Corbel"/>
          <w:sz w:val="24"/>
        </w:rPr>
        <w:t xml:space="preserve">3 µL       MgCl2 </w:t>
      </w:r>
    </w:p>
    <w:p>
      <w:pPr>
        <w:pStyle w:val="ListParagraph"/>
        <w:numPr>
          <w:ilvl w:val="0"/>
          <w:numId w:val="6"/>
        </w:numPr>
        <w:rPr>
          <w:rFonts w:ascii="Corbel" w:hAnsi="Corbel"/>
          <w:sz w:val="24"/>
        </w:rPr>
      </w:pPr>
      <w:r>
        <w:rPr>
          <w:rFonts w:ascii="Corbel" w:hAnsi="Corbel"/>
          <w:sz w:val="24"/>
        </w:rPr>
        <w:t xml:space="preserve">1.25 µL Amorce 1 </w:t>
      </w:r>
    </w:p>
    <w:p>
      <w:pPr>
        <w:pStyle w:val="ListParagraph"/>
        <w:numPr>
          <w:ilvl w:val="0"/>
          <w:numId w:val="6"/>
        </w:numPr>
        <w:rPr>
          <w:rFonts w:ascii="Corbel" w:hAnsi="Corbel"/>
          <w:sz w:val="24"/>
        </w:rPr>
      </w:pPr>
      <w:r>
        <w:rPr>
          <w:rFonts w:ascii="Corbel" w:hAnsi="Corbel"/>
          <w:sz w:val="24"/>
        </w:rPr>
        <w:t>1.25 µL Amorce 2</w:t>
      </w:r>
    </w:p>
    <w:p>
      <w:pPr>
        <w:pStyle w:val="ListParagraph"/>
        <w:numPr>
          <w:ilvl w:val="0"/>
          <w:numId w:val="6"/>
        </w:numPr>
        <w:rPr>
          <w:rFonts w:ascii="Corbel" w:hAnsi="Corbel"/>
          <w:sz w:val="24"/>
        </w:rPr>
      </w:pPr>
      <w:r>
        <w:rPr>
          <w:rFonts w:ascii="Corbel" w:hAnsi="Corbel"/>
          <w:sz w:val="24"/>
        </w:rPr>
        <w:t>0.5 µL   dNTP</w:t>
      </w:r>
    </w:p>
    <w:p>
      <w:pPr>
        <w:pStyle w:val="ListParagraph"/>
        <w:numPr>
          <w:ilvl w:val="0"/>
          <w:numId w:val="6"/>
        </w:numPr>
        <w:rPr>
          <w:rFonts w:ascii="Corbel" w:hAnsi="Corbel"/>
          <w:sz w:val="24"/>
        </w:rPr>
      </w:pPr>
      <w:r>
        <w:rPr>
          <w:rFonts w:ascii="Corbel" w:hAnsi="Corbel"/>
          <w:sz w:val="24"/>
        </w:rPr>
        <w:t>0.05µL  GoTaq</w:t>
      </w:r>
    </w:p>
    <w:p>
      <w:pPr>
        <w:pStyle w:val="ListParagraph"/>
        <w:rPr>
          <w:rFonts w:ascii="Corbel" w:hAnsi="Corbel"/>
          <w:sz w:val="24"/>
        </w:rPr>
      </w:pPr>
      <w:r>
        <w:rPr>
          <w:rFonts w:ascii="Corbel" w:hAnsi="Corbel"/>
          <w:sz w:val="24"/>
        </w:rPr>
      </w:r>
    </w:p>
    <w:p>
      <w:pPr>
        <w:pStyle w:val="ListParagraph"/>
        <w:numPr>
          <w:ilvl w:val="0"/>
          <w:numId w:val="6"/>
        </w:numPr>
        <w:rPr>
          <w:rFonts w:ascii="Corbel" w:hAnsi="Corbel"/>
          <w:sz w:val="24"/>
        </w:rPr>
      </w:pPr>
      <w:r>
        <w:rPr>
          <w:rFonts w:ascii="Corbel" w:hAnsi="Corbel"/>
          <w:sz w:val="24"/>
        </w:rPr>
        <w:t>4 µL  cDNAs</w:t>
      </w:r>
    </w:p>
    <w:p>
      <w:pPr>
        <w:pStyle w:val="ListParagraph"/>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b/>
          <w:b/>
          <w:sz w:val="28"/>
        </w:rPr>
      </w:pPr>
      <w:r>
        <w:rPr>
          <w:rFonts w:ascii="Corbel" w:hAnsi="Corbel"/>
          <w:b/>
          <w:sz w:val="28"/>
        </w:rPr>
      </w:r>
    </w:p>
    <w:p>
      <w:pPr>
        <w:pStyle w:val="Normal"/>
        <w:rPr>
          <w:rFonts w:ascii="Corbel" w:hAnsi="Corbel"/>
          <w:b/>
          <w:b/>
          <w:sz w:val="28"/>
        </w:rPr>
      </w:pPr>
      <w:r>
        <w:rPr>
          <w:rFonts w:ascii="Corbel" w:hAnsi="Corbel"/>
          <w:b/>
          <w:sz w:val="28"/>
        </w:rPr>
        <w:t>Préparation tampon TBE à 20- X</w:t>
      </w:r>
    </w:p>
    <w:p>
      <w:pPr>
        <w:pStyle w:val="Normal"/>
        <w:rPr>
          <w:rFonts w:ascii="Corbel" w:hAnsi="Corbel"/>
          <w:sz w:val="24"/>
          <w:szCs w:val="24"/>
        </w:rPr>
      </w:pPr>
      <w:r>
        <w:rPr>
          <w:rFonts w:ascii="Corbel" w:hAnsi="Corbel"/>
          <w:sz w:val="24"/>
          <w:szCs w:val="24"/>
        </w:rPr>
        <w:t>Matériel</w:t>
      </w:r>
    </w:p>
    <w:p>
      <w:pPr>
        <w:pStyle w:val="ListParagraph"/>
        <w:numPr>
          <w:ilvl w:val="0"/>
          <w:numId w:val="7"/>
        </w:numPr>
        <w:rPr>
          <w:rFonts w:ascii="Corbel" w:hAnsi="Corbel"/>
          <w:sz w:val="24"/>
          <w:szCs w:val="24"/>
        </w:rPr>
      </w:pPr>
      <w:r>
        <w:rPr>
          <w:rFonts w:ascii="Corbel" w:hAnsi="Corbel"/>
          <w:sz w:val="24"/>
          <w:szCs w:val="24"/>
        </w:rPr>
        <w:t>Poudre de TBE à 10-X</w:t>
      </w:r>
    </w:p>
    <w:p>
      <w:pPr>
        <w:pStyle w:val="ListParagraph"/>
        <w:numPr>
          <w:ilvl w:val="0"/>
          <w:numId w:val="7"/>
        </w:numPr>
        <w:rPr>
          <w:rFonts w:ascii="Corbel" w:hAnsi="Corbel"/>
          <w:sz w:val="24"/>
          <w:szCs w:val="24"/>
        </w:rPr>
      </w:pPr>
      <w:r>
        <w:rPr>
          <w:rFonts w:ascii="Corbel" w:hAnsi="Corbel"/>
          <w:sz w:val="24"/>
          <w:szCs w:val="24"/>
        </w:rPr>
        <w:t xml:space="preserve">Agitateur magnétique chauffant + barreau aimanté </w:t>
      </w:r>
    </w:p>
    <w:p>
      <w:pPr>
        <w:pStyle w:val="ListParagraph"/>
        <w:numPr>
          <w:ilvl w:val="0"/>
          <w:numId w:val="7"/>
        </w:numPr>
        <w:rPr>
          <w:rFonts w:ascii="Corbel" w:hAnsi="Corbel"/>
          <w:sz w:val="24"/>
          <w:szCs w:val="24"/>
        </w:rPr>
      </w:pPr>
      <w:r>
        <w:rPr>
          <w:rFonts w:ascii="Corbel" w:hAnsi="Corbel"/>
          <w:sz w:val="24"/>
          <w:szCs w:val="24"/>
        </w:rPr>
        <w:t>Eau ultra pure</w:t>
      </w:r>
    </w:p>
    <w:p>
      <w:pPr>
        <w:pStyle w:val="ListParagraph"/>
        <w:numPr>
          <w:ilvl w:val="0"/>
          <w:numId w:val="7"/>
        </w:numPr>
        <w:rPr>
          <w:rFonts w:ascii="Corbel" w:hAnsi="Corbel"/>
          <w:sz w:val="24"/>
          <w:szCs w:val="24"/>
        </w:rPr>
      </w:pPr>
      <w:r>
        <w:rPr>
          <w:rFonts w:ascii="Corbel" w:hAnsi="Corbel"/>
          <w:sz w:val="24"/>
          <w:szCs w:val="24"/>
        </w:rPr>
        <w:t>Eprouvette graduée/ Bécher /Bidon de 20L</w:t>
      </w:r>
    </w:p>
    <w:p>
      <w:pPr>
        <w:pStyle w:val="ListParagraph"/>
        <w:rPr>
          <w:rFonts w:ascii="Corbel" w:hAnsi="Corbel"/>
          <w:sz w:val="24"/>
          <w:szCs w:val="24"/>
        </w:rPr>
      </w:pPr>
      <w:r>
        <w:rPr>
          <w:rFonts w:ascii="Corbel" w:hAnsi="Corbel"/>
          <w:sz w:val="24"/>
          <w:szCs w:val="24"/>
        </w:rPr>
      </w:r>
    </w:p>
    <w:p>
      <w:pPr>
        <w:pStyle w:val="Normal"/>
        <w:rPr>
          <w:rFonts w:ascii="Corbel" w:hAnsi="Corbel"/>
          <w:sz w:val="24"/>
          <w:szCs w:val="24"/>
        </w:rPr>
      </w:pPr>
      <w:r>
        <w:rPr>
          <w:rFonts w:ascii="Corbel" w:hAnsi="Corbel"/>
          <w:sz w:val="24"/>
          <w:szCs w:val="24"/>
        </w:rPr>
        <w:t>A l’aide d’une éprouvette graduée, verser 1 L d’eau ultra pure dans un bécher.</w:t>
      </w:r>
    </w:p>
    <w:p>
      <w:pPr>
        <w:pStyle w:val="Normal"/>
        <w:rPr>
          <w:rFonts w:ascii="Corbel" w:hAnsi="Corbel"/>
          <w:sz w:val="24"/>
          <w:szCs w:val="24"/>
        </w:rPr>
      </w:pPr>
      <w:r>
        <w:rPr>
          <w:rFonts w:ascii="Corbel" w:hAnsi="Corbel"/>
          <w:sz w:val="24"/>
          <w:szCs w:val="24"/>
        </w:rPr>
        <w:t>Vider la totalité du contenu de la poudre de TBE 10 -X dans le bécher. Activer l’agitateur et la chaleur, laisser tourner jusqu’à obtenir un liquide transparent.</w:t>
      </w:r>
    </w:p>
    <w:p>
      <w:pPr>
        <w:pStyle w:val="Normal"/>
        <w:ind w:left="708" w:hanging="0"/>
        <w:rPr>
          <w:rFonts w:ascii="Corbel" w:hAnsi="Corbel"/>
          <w:sz w:val="24"/>
          <w:szCs w:val="24"/>
        </w:rPr>
      </w:pPr>
      <w:r>
        <w:rPr>
          <w:rFonts w:ascii="Corbel" w:hAnsi="Corbel"/>
          <w:sz w:val="24"/>
          <w:szCs w:val="24"/>
        </w:rPr>
        <w:t>Après refroidissement, verser à nouveau la solution dans l’éprouvette. Réajuster à l’eau pour l’équivalent de 1L si nécessaire. Mettre le litre dans le bidon et compléter à l’eau ultra pure au trait de jauge.</w:t>
      </w:r>
    </w:p>
    <w:p>
      <w:pPr>
        <w:pStyle w:val="Normal"/>
        <w:ind w:left="708" w:hanging="0"/>
        <w:rPr>
          <w:rFonts w:ascii="Corbel" w:hAnsi="Corbel"/>
          <w:sz w:val="24"/>
          <w:szCs w:val="24"/>
        </w:rPr>
      </w:pPr>
      <w:r>
        <w:rPr>
          <w:rFonts w:ascii="Corbel" w:hAnsi="Corbel"/>
          <w:sz w:val="24"/>
          <w:szCs w:val="24"/>
        </w:rPr>
      </w:r>
    </w:p>
    <w:p>
      <w:pPr>
        <w:pStyle w:val="Normal"/>
        <w:ind w:left="708" w:hanging="0"/>
        <w:rPr>
          <w:rFonts w:ascii="Corbel" w:hAnsi="Corbel"/>
          <w:sz w:val="24"/>
          <w:szCs w:val="24"/>
        </w:rPr>
      </w:pPr>
      <w:r>
        <w:rPr>
          <w:rFonts w:ascii="Corbel" w:hAnsi="Corbel"/>
          <w:sz w:val="24"/>
          <w:szCs w:val="24"/>
        </w:rPr>
      </w:r>
    </w:p>
    <w:p>
      <w:pPr>
        <w:pStyle w:val="Heading4"/>
        <w:rPr/>
      </w:pPr>
      <w:bookmarkStart w:id="29" w:name="_Toc75019201"/>
      <w:r>
        <w:rPr/>
        <w:t>REFERENCES BIBLIOGRAPHIQUES</w:t>
      </w:r>
      <w:bookmarkEnd w:id="29"/>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sdt>
      <w:sdtPr>
        <w:docPartObj>
          <w:docPartGallery w:val="Bibliographies"/>
          <w:docPartUnique w:val="true"/>
        </w:docPartObj>
        <w:id w:val="1255063018"/>
      </w:sdtPr>
      <w:sdtContent>
        <w:p>
          <w:pPr>
            <w:pStyle w:val="Normal"/>
            <w:rPr>
              <w:rFonts w:ascii="Corbel" w:hAnsi="Corbel"/>
              <w:sz w:val="24"/>
            </w:rPr>
          </w:pPr>
          <w:r>
            <w:rPr/>
            <w:t>Bibliographie</w:t>
          </w:r>
          <w:r>
            <w:rPr>
              <w:rFonts w:ascii="Corbel" w:hAnsi="Corbel"/>
              <w:sz w:val="24"/>
            </w:rPr>
            <w:t xml:space="preserve"> </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Weir B.S, Johnston P.R, Damm U., 2012. The colletotrichum gloeosporioides species complex. Studies i, Mycology, 73, 115-180</w:t>
          </w:r>
        </w:p>
        <w:p>
          <w:pPr>
            <w:pStyle w:val="ListParagraph"/>
            <w:numPr>
              <w:ilvl w:val="0"/>
              <w:numId w:val="8"/>
            </w:numPr>
            <w:rPr>
              <w:rFonts w:ascii="Calibri Light" w:hAnsi="Calibri Light" w:cs="Calibri Light" w:asciiTheme="majorHAnsi" w:cstheme="majorHAnsi" w:hAnsiTheme="majorHAnsi"/>
              <w:sz w:val="20"/>
            </w:rPr>
          </w:pPr>
          <w:r>
            <w:rPr>
              <w:rFonts w:cs="Calibri Light" w:cstheme="majorHAnsi" w:ascii="Calibri Light" w:hAnsi="Calibri Light"/>
              <w:sz w:val="20"/>
            </w:rPr>
          </w:r>
        </w:p>
        <w:p>
          <w:pPr>
            <w:pStyle w:val="ListParagraph"/>
            <w:numPr>
              <w:ilvl w:val="0"/>
              <w:numId w:val="8"/>
            </w:numPr>
            <w:rPr>
              <w:rFonts w:ascii="Calibri Light" w:hAnsi="Calibri Light" w:cs="Calibri Light" w:asciiTheme="majorHAnsi" w:cstheme="majorHAnsi" w:hAnsiTheme="majorHAnsi"/>
              <w:sz w:val="20"/>
            </w:rPr>
          </w:pPr>
          <w:r>
            <w:rPr>
              <w:rFonts w:cs="Calibri Light" w:cstheme="majorHAnsi" w:ascii="Calibri Light" w:hAnsi="Calibri Light"/>
              <w:sz w:val="20"/>
            </w:rPr>
          </w:r>
        </w:p>
        <w:p>
          <w:pPr>
            <w:pStyle w:val="ListParagraph"/>
            <w:numPr>
              <w:ilvl w:val="0"/>
              <w:numId w:val="8"/>
            </w:numPr>
            <w:rPr>
              <w:sz w:val="20"/>
            </w:rPr>
          </w:pPr>
          <w:r>
            <w:rPr>
              <w:sz w:val="20"/>
            </w:rPr>
            <w:t>P.F. Cannon, U. Damm, P.R. Johnston, B.S. Weir,Colletotrichum – current status and future directions, Studies in Mycology,Volume 73,2012, Pages 181-213, ISSN 0166-0616,https://doi.org/10.3114/sim0014.</w:t>
          </w:r>
        </w:p>
        <w:p>
          <w:pPr>
            <w:pStyle w:val="Normal"/>
            <w:numPr>
              <w:ilvl w:val="0"/>
              <w:numId w:val="8"/>
            </w:numPr>
            <w:shd w:val="clear" w:color="auto" w:fill="FFFFFF"/>
            <w:spacing w:lineRule="auto" w:line="240" w:before="0" w:after="0"/>
            <w:rPr>
              <w:rFonts w:cs="Calibri" w:cstheme="minorHAnsi"/>
              <w:color w:val="333333"/>
              <w:sz w:val="20"/>
            </w:rPr>
          </w:pPr>
          <w:r>
            <w:rPr>
              <w:rStyle w:val="Authors"/>
              <w:rFonts w:cs="Calibri" w:cstheme="minorHAnsi"/>
              <w:color w:val="333333"/>
              <w:sz w:val="20"/>
            </w:rPr>
            <w:t>Enith I. Rojas, Stephen A. Rehner, Gary J. Samuels, Sunshine A. Van Bael, Edward A. Herre, Paul Cannon, Rui Chen, Junfeng Pang, Ruiwu Wang, Yaping Zhang, Yan-Qiong Peng &amp; Tao Sha</w:t>
          </w:r>
          <w:r>
            <w:rPr>
              <w:rFonts w:cs="Calibri" w:cstheme="minorHAnsi"/>
              <w:color w:val="333333"/>
              <w:sz w:val="20"/>
            </w:rPr>
            <w:t> </w:t>
          </w:r>
          <w:r>
            <w:rPr>
              <w:rStyle w:val="Date"/>
              <w:rFonts w:cs="Calibri" w:cstheme="minorHAnsi"/>
              <w:color w:val="333333"/>
              <w:sz w:val="20"/>
            </w:rPr>
            <w:t>(2010)</w:t>
          </w:r>
          <w:r>
            <w:rPr>
              <w:rFonts w:cs="Calibri" w:cstheme="minorHAnsi"/>
              <w:color w:val="333333"/>
              <w:sz w:val="20"/>
            </w:rPr>
            <w:t> </w:t>
          </w:r>
          <w:r>
            <w:rPr>
              <w:rStyle w:val="Arttitle"/>
              <w:rFonts w:cs="Calibri" w:cstheme="minorHAnsi"/>
              <w:i/>
              <w:iCs/>
              <w:color w:val="333333"/>
              <w:sz w:val="20"/>
            </w:rPr>
            <w:t>Colletotrichum gloeosporioides</w:t>
          </w:r>
          <w:r>
            <w:rPr>
              <w:rStyle w:val="Arttitle"/>
              <w:rFonts w:cs="Calibri" w:cstheme="minorHAnsi"/>
              <w:color w:val="333333"/>
              <w:sz w:val="20"/>
            </w:rPr>
            <w:t> s.l. associated with </w:t>
          </w:r>
          <w:r>
            <w:rPr>
              <w:rStyle w:val="Arttitle"/>
              <w:rFonts w:cs="Calibri" w:cstheme="minorHAnsi"/>
              <w:i/>
              <w:iCs/>
              <w:color w:val="333333"/>
              <w:sz w:val="20"/>
            </w:rPr>
            <w:t>Theobroma cacao</w:t>
          </w:r>
          <w:r>
            <w:rPr>
              <w:rStyle w:val="Arttitle"/>
              <w:rFonts w:cs="Calibri" w:cstheme="minorHAnsi"/>
              <w:color w:val="333333"/>
              <w:sz w:val="20"/>
            </w:rPr>
            <w:t> and other plants in Panamá: multilocus phylogenies distinguish host-associated pathogens from asymptomatic endophytes,</w:t>
          </w:r>
          <w:r>
            <w:rPr>
              <w:rFonts w:cs="Calibri" w:cstheme="minorHAnsi"/>
              <w:color w:val="333333"/>
              <w:sz w:val="20"/>
            </w:rPr>
            <w:t> </w:t>
          </w:r>
          <w:r>
            <w:rPr>
              <w:rStyle w:val="Serialtitle"/>
              <w:rFonts w:cs="Calibri" w:cstheme="minorHAnsi"/>
              <w:color w:val="333333"/>
              <w:sz w:val="20"/>
            </w:rPr>
            <w:t>Mycologia,</w:t>
          </w:r>
          <w:r>
            <w:rPr>
              <w:rFonts w:cs="Calibri" w:cstheme="minorHAnsi"/>
              <w:color w:val="333333"/>
              <w:sz w:val="20"/>
            </w:rPr>
            <w:t> </w:t>
          </w:r>
          <w:r>
            <w:rPr>
              <w:rStyle w:val="Volumeissue"/>
              <w:rFonts w:cs="Calibri" w:cstheme="minorHAnsi"/>
              <w:color w:val="333333"/>
              <w:sz w:val="20"/>
            </w:rPr>
            <w:t>102:6,</w:t>
          </w:r>
          <w:r>
            <w:rPr>
              <w:rFonts w:cs="Calibri" w:cstheme="minorHAnsi"/>
              <w:color w:val="333333"/>
              <w:sz w:val="20"/>
            </w:rPr>
            <w:t> </w:t>
          </w:r>
          <w:r>
            <w:rPr>
              <w:rStyle w:val="Pagerange"/>
              <w:rFonts w:cs="Calibri" w:cstheme="minorHAnsi"/>
              <w:color w:val="333333"/>
              <w:sz w:val="20"/>
            </w:rPr>
            <w:t>1318-1338,</w:t>
          </w:r>
          <w:r>
            <w:rPr>
              <w:rFonts w:cs="Calibri" w:cstheme="minorHAnsi"/>
              <w:color w:val="333333"/>
              <w:sz w:val="20"/>
            </w:rPr>
            <w:t> </w:t>
          </w:r>
          <w:r>
            <w:rPr>
              <w:rStyle w:val="Doilink"/>
              <w:rFonts w:cs="Calibri" w:cstheme="minorHAnsi"/>
              <w:color w:val="333333"/>
              <w:sz w:val="20"/>
            </w:rPr>
            <w:t>DOI: </w:t>
          </w:r>
          <w:hyperlink r:id="rId13">
            <w:r>
              <w:rPr>
                <w:rStyle w:val="InternetLink"/>
                <w:rFonts w:cs="Calibri" w:cstheme="minorHAnsi"/>
                <w:color w:val="333333"/>
                <w:sz w:val="20"/>
              </w:rPr>
              <w:t>10.3852/09-244</w:t>
            </w:r>
          </w:hyperlink>
        </w:p>
        <w:p>
          <w:pPr>
            <w:pStyle w:val="ListParagraph"/>
            <w:numPr>
              <w:ilvl w:val="0"/>
              <w:numId w:val="8"/>
            </w:numPr>
            <w:rPr>
              <w:rFonts w:ascii="Calibri Light" w:hAnsi="Calibri Light" w:cs="Calibri Light" w:asciiTheme="majorHAnsi" w:cstheme="majorHAnsi" w:hAnsiTheme="majorHAnsi"/>
              <w:sz w:val="20"/>
            </w:rPr>
          </w:pPr>
          <w:r>
            <w:rPr>
              <w:rFonts w:cs="Calibri Light" w:cstheme="majorHAnsi" w:ascii="Calibri Light" w:hAnsi="Calibri Light"/>
              <w:sz w:val="20"/>
            </w:rPr>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S, Gama &amp; Munaut, Françoise &amp; J, Vander &amp; Van Damme, Veerle &amp; Scheldeman, Xavier. (2007). Diversity studies in the interaction between the anthracnose fungus Colletotrichum gloeosporioides and its host plant Stylosanthes spp. in Mexico.</w:t>
          </w:r>
        </w:p>
        <w:p>
          <w:pPr>
            <w:pStyle w:val="ListParagraph"/>
            <w:numPr>
              <w:ilvl w:val="0"/>
              <w:numId w:val="8"/>
            </w:numPr>
            <w:rPr>
              <w:rFonts w:ascii="Calibri Light" w:hAnsi="Calibri Light" w:cs="Calibri Light" w:asciiTheme="majorHAnsi" w:cstheme="majorHAnsi" w:hAnsiTheme="majorHAnsi"/>
              <w:sz w:val="20"/>
            </w:rPr>
          </w:pPr>
          <w:r>
            <w:rPr>
              <w:rFonts w:cs="Calibri Light" w:cstheme="majorHAnsi" w:ascii="Calibri Light" w:hAnsi="Calibri Light"/>
              <w:sz w:val="20"/>
            </w:rPr>
          </w:r>
        </w:p>
        <w:p>
          <w:pPr>
            <w:pStyle w:val="ListParagraph"/>
            <w:numPr>
              <w:ilvl w:val="0"/>
              <w:numId w:val="8"/>
            </w:numPr>
            <w:rPr>
              <w:rFonts w:ascii="Calibri Light" w:hAnsi="Calibri Light" w:cs="Calibri Light" w:asciiTheme="majorHAnsi" w:cstheme="majorHAnsi" w:hAnsiTheme="majorHAnsi"/>
              <w:sz w:val="20"/>
            </w:rPr>
          </w:pPr>
          <w:r>
            <w:rPr>
              <w:rFonts w:cs="Calibri Light" w:cstheme="majorHAnsi" w:ascii="Calibri Light" w:hAnsi="Calibri Light"/>
              <w:sz w:val="20"/>
            </w:rPr>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Denis Tagu ; Stéphanie Jaubert-Possamai ; Agnès Méreau (2018).</w:t>
          </w:r>
          <w:r>
            <w:rPr>
              <w:rFonts w:cs="Calibri Light" w:ascii="Calibri Light" w:hAnsi="Calibri Light" w:asciiTheme="majorHAnsi" w:cstheme="majorHAnsi" w:hAnsiTheme="majorHAnsi"/>
              <w:sz w:val="18"/>
            </w:rPr>
            <w:t xml:space="preserve"> </w:t>
          </w:r>
          <w:r>
            <w:rPr>
              <w:rFonts w:cs="Calibri Light" w:ascii="Calibri Light" w:hAnsi="Calibri Light" w:asciiTheme="majorHAnsi" w:cstheme="majorHAnsi" w:hAnsiTheme="majorHAnsi"/>
              <w:sz w:val="20"/>
            </w:rPr>
            <w:t>Principes des techniques de biologie moléculaire et génomique, 3</w:t>
          </w:r>
          <w:r>
            <w:rPr>
              <w:rFonts w:cs="Calibri Light" w:ascii="Calibri Light" w:hAnsi="Calibri Light" w:asciiTheme="majorHAnsi" w:cstheme="majorHAnsi" w:hAnsiTheme="majorHAnsi"/>
              <w:sz w:val="20"/>
              <w:vertAlign w:val="superscript"/>
            </w:rPr>
            <w:t>e</w:t>
          </w:r>
          <w:r>
            <w:rPr>
              <w:rFonts w:cs="Calibri Light" w:ascii="Calibri Light" w:hAnsi="Calibri Light" w:asciiTheme="majorHAnsi" w:cstheme="majorHAnsi" w:hAnsiTheme="majorHAnsi"/>
              <w:sz w:val="20"/>
            </w:rPr>
            <w:t xml:space="preserve"> édition. Paris : Quæ, 312 p.</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rPr>
            <w:t>Srividya, A., Maiti, B., Chakraborty, A. </w:t>
          </w:r>
          <w:r>
            <w:rPr>
              <w:rFonts w:cs="Calibri Light" w:ascii="Calibri Light" w:hAnsi="Calibri Light" w:asciiTheme="majorHAnsi" w:cstheme="majorHAnsi" w:hAnsiTheme="majorHAnsi"/>
              <w:i/>
              <w:iCs/>
              <w:sz w:val="20"/>
            </w:rPr>
            <w:t>et al.</w:t>
          </w:r>
          <w:r>
            <w:rPr>
              <w:rFonts w:cs="Calibri Light" w:ascii="Calibri Light" w:hAnsi="Calibri Light" w:asciiTheme="majorHAnsi" w:cstheme="majorHAnsi" w:hAnsiTheme="majorHAnsi"/>
              <w:sz w:val="20"/>
            </w:rPr>
            <w:t> </w:t>
          </w:r>
          <w:r>
            <w:rPr>
              <w:rFonts w:cs="Calibri Light" w:ascii="Calibri Light" w:hAnsi="Calibri Light" w:asciiTheme="majorHAnsi" w:cstheme="majorHAnsi" w:hAnsiTheme="majorHAnsi"/>
              <w:sz w:val="20"/>
              <w:lang w:val="en-US"/>
            </w:rPr>
            <w:t>Loop Mediated Isothermal Amplification: A Promising Tool for Screening Genetic Mutations. </w:t>
          </w:r>
          <w:r>
            <w:rPr>
              <w:rFonts w:cs="Calibri Light" w:ascii="Calibri Light" w:hAnsi="Calibri Light" w:asciiTheme="majorHAnsi" w:cstheme="majorHAnsi" w:hAnsiTheme="majorHAnsi"/>
              <w:i/>
              <w:iCs/>
              <w:sz w:val="20"/>
            </w:rPr>
            <w:t>Mol Diagn Ther</w:t>
          </w:r>
          <w:r>
            <w:rPr>
              <w:rFonts w:cs="Calibri Light" w:ascii="Calibri Light" w:hAnsi="Calibri Light" w:asciiTheme="majorHAnsi" w:cstheme="majorHAnsi" w:hAnsiTheme="majorHAnsi"/>
              <w:sz w:val="20"/>
            </w:rPr>
            <w:t> </w:t>
          </w:r>
          <w:r>
            <w:rPr>
              <w:rFonts w:cs="Calibri Light" w:ascii="Calibri Light" w:hAnsi="Calibri Light" w:asciiTheme="majorHAnsi" w:cstheme="majorHAnsi" w:hAnsiTheme="majorHAnsi"/>
              <w:b/>
              <w:bCs/>
              <w:sz w:val="20"/>
            </w:rPr>
            <w:t>23, </w:t>
          </w:r>
          <w:r>
            <w:rPr>
              <w:rFonts w:cs="Calibri Light" w:ascii="Calibri Light" w:hAnsi="Calibri Light" w:asciiTheme="majorHAnsi" w:cstheme="majorHAnsi" w:hAnsiTheme="majorHAnsi"/>
              <w:sz w:val="20"/>
            </w:rPr>
            <w:t>723–733 (2019). https://doi.org/10.1007/s40291-019-00422-0</w:t>
          </w:r>
        </w:p>
        <w:p>
          <w:pPr>
            <w:pStyle w:val="ListParagraph"/>
            <w:numPr>
              <w:ilvl w:val="0"/>
              <w:numId w:val="8"/>
            </w:numPr>
            <w:rPr>
              <w:rFonts w:ascii="Calibri Light" w:hAnsi="Calibri Light" w:cs="Calibri Light" w:asciiTheme="majorHAnsi" w:cstheme="majorHAnsi" w:hAnsiTheme="majorHAnsi"/>
              <w:sz w:val="20"/>
            </w:rPr>
          </w:pPr>
          <w:r>
            <w:rPr>
              <w:rFonts w:cs="Calibri Light" w:ascii="Calibri Light" w:hAnsi="Calibri Light" w:asciiTheme="majorHAnsi" w:cstheme="majorHAnsi" w:hAnsiTheme="majorHAnsi"/>
              <w:sz w:val="20"/>
              <w:lang w:val="en-US"/>
            </w:rPr>
            <w:t xml:space="preserve">Nagamine K, Hase T, Notomi T. Accelerated reaction by loopmediated isothermal amplifcation using loop primers. </w:t>
          </w:r>
          <w:r>
            <w:rPr>
              <w:rFonts w:cs="Calibri Light" w:ascii="Calibri Light" w:hAnsi="Calibri Light" w:asciiTheme="majorHAnsi" w:cstheme="majorHAnsi" w:hAnsiTheme="majorHAnsi"/>
              <w:sz w:val="20"/>
            </w:rPr>
            <w:t>Mol CellProbes. 2002;16:223–9.</w:t>
          </w:r>
        </w:p>
        <w:p>
          <w:pPr>
            <w:pStyle w:val="ListParagraph"/>
            <w:tabs>
              <w:tab w:val="clear" w:pos="708"/>
              <w:tab w:val="left" w:pos="3705" w:leader="none"/>
            </w:tabs>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rPr>
            <w:tab/>
          </w:r>
        </w:p>
        <w:p>
          <w:pPr>
            <w:pStyle w:val="ListParagraph"/>
            <w:numPr>
              <w:ilvl w:val="0"/>
              <w:numId w:val="8"/>
            </w:numPr>
            <w:rPr>
              <w:rFonts w:ascii="Calibri Light" w:hAnsi="Calibri Light" w:cs="Calibri Light" w:asciiTheme="majorHAnsi" w:cstheme="majorHAnsi" w:hAnsiTheme="majorHAnsi"/>
              <w:sz w:val="20"/>
              <w:szCs w:val="20"/>
              <w:lang w:val="en-US"/>
            </w:rPr>
          </w:pPr>
          <w:r>
            <w:rPr>
              <w:rFonts w:cs="Calibri Light" w:ascii="Calibri Light" w:hAnsi="Calibri Light" w:asciiTheme="majorHAnsi" w:cstheme="majorHAnsi" w:hAnsiTheme="majorHAnsi"/>
              <w:sz w:val="20"/>
              <w:szCs w:val="20"/>
              <w:lang w:val="en-US"/>
            </w:rPr>
            <w:t>Notomi T, Okayama H, Masubuchi H, Yonekawa T, Watanabe K, Amino N, Hase T. Loop-mediated isothermal amplification of DNA. Nucleic Acids Res. 2000 Jun 15;28(12):E63. doi: 10.1093/nar/28.12.e63. PMID: 10871386; PMCID: PMC102748.</w:t>
          </w:r>
        </w:p>
        <w:p>
          <w:pPr>
            <w:pStyle w:val="ListParagraph"/>
            <w:numPr>
              <w:ilvl w:val="0"/>
              <w:numId w:val="8"/>
            </w:numPr>
            <w:rPr>
              <w:rStyle w:val="InternetLink"/>
              <w:rFonts w:ascii="Calibri Light" w:hAnsi="Calibri Light" w:cs="Calibri Light" w:asciiTheme="majorHAnsi" w:cstheme="majorHAnsi" w:hAnsiTheme="majorHAnsi"/>
              <w:color w:val="auto"/>
              <w:sz w:val="20"/>
              <w:szCs w:val="20"/>
              <w:u w:val="none"/>
              <w:lang w:val="en-US"/>
            </w:rPr>
          </w:pPr>
          <w:r>
            <w:fldChar w:fldCharType="begin"/>
          </w:r>
          <w:r>
            <w:rPr>
              <w:rStyle w:val="InternetLink"/>
              <w:sz w:val="20"/>
              <w:szCs w:val="20"/>
              <w:rFonts w:cs="Calibri Light" w:ascii="Calibri Light" w:hAnsi="Calibri Light"/>
              <w:lang w:val="en-US"/>
            </w:rPr>
            <w:instrText> HYPERLINK "https://www.thermofisher.com/order/catalog/product/ND-8000-GL" \l "/ND-8000-GL"</w:instrText>
          </w:r>
          <w:r>
            <w:rPr>
              <w:rStyle w:val="InternetLink"/>
              <w:sz w:val="20"/>
              <w:szCs w:val="20"/>
              <w:rFonts w:cs="Calibri Light" w:ascii="Calibri Light" w:hAnsi="Calibri Light"/>
              <w:lang w:val="en-US"/>
            </w:rPr>
            <w:fldChar w:fldCharType="separate"/>
          </w:r>
          <w:r>
            <w:rPr>
              <w:rStyle w:val="InternetLink"/>
              <w:rFonts w:cs="Calibri Light" w:ascii="Calibri Light" w:hAnsi="Calibri Light" w:asciiTheme="majorHAnsi" w:cstheme="majorHAnsi" w:hAnsiTheme="majorHAnsi"/>
              <w:sz w:val="20"/>
              <w:szCs w:val="20"/>
              <w:lang w:val="en-US"/>
            </w:rPr>
            <w:t>https://www.thermofisher.com/order/catalog/product/ND-8000-GL#/ND-8000-GL</w:t>
          </w:r>
          <w:r>
            <w:rPr>
              <w:rStyle w:val="InternetLink"/>
              <w:sz w:val="20"/>
              <w:szCs w:val="20"/>
              <w:rFonts w:cs="Calibri Light" w:ascii="Calibri Light" w:hAnsi="Calibri Light"/>
              <w:lang w:val="en-US"/>
            </w:rPr>
            <w:fldChar w:fldCharType="end"/>
          </w:r>
        </w:p>
        <w:p>
          <w:pPr>
            <w:pStyle w:val="ListParagraph"/>
            <w:numPr>
              <w:ilvl w:val="0"/>
              <w:numId w:val="8"/>
            </w:numPr>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sz w:val="20"/>
              <w:szCs w:val="20"/>
              <w:lang w:val="en-US"/>
            </w:rPr>
            <w:t xml:space="preserve">Rojas EI, Rehner SA, Samuels GJ, Van Bael SA, Herre EA, Cannon P, Chen R, Pang J, Wang R, Zhang Y, Peng YQ, Sha T. Colletotrichum gloeosporioides s.l. associated with Theobroma cacao and other plants in Panama: multilocus phylogenies distinguish host-associated pathogens from asymptomatic endophytes. </w:t>
          </w:r>
          <w:r>
            <w:rPr>
              <w:rFonts w:cs="Calibri Light" w:ascii="Calibri Light" w:hAnsi="Calibri Light" w:asciiTheme="majorHAnsi" w:cstheme="majorHAnsi" w:hAnsiTheme="majorHAnsi"/>
              <w:sz w:val="20"/>
              <w:szCs w:val="20"/>
            </w:rPr>
            <w:t>Mycologia. 2010 Nov-Dec;102(6):1318-38. doi: 10.3852/09-244. Epub 2010 May 27. PMID: 20943565.</w:t>
          </w:r>
        </w:p>
        <w:p>
          <w:pPr>
            <w:pStyle w:val="Normal"/>
            <w:numPr>
              <w:ilvl w:val="0"/>
              <w:numId w:val="8"/>
            </w:numPr>
            <w:shd w:val="clear" w:color="auto" w:fill="FFFFFF"/>
            <w:spacing w:lineRule="auto" w:line="240" w:before="0" w:after="0"/>
            <w:rPr>
              <w:rFonts w:ascii="Calibri Light" w:hAnsi="Calibri Light" w:cs="Calibri Light" w:asciiTheme="majorHAnsi" w:cstheme="majorHAnsi" w:hAnsiTheme="majorHAnsi"/>
              <w:color w:val="333333"/>
              <w:sz w:val="20"/>
              <w:szCs w:val="20"/>
              <w:lang w:val="en-US"/>
            </w:rPr>
          </w:pPr>
          <w:r>
            <w:rPr>
              <w:rStyle w:val="Authors"/>
              <w:rFonts w:cs="Calibri Light" w:ascii="Calibri Light" w:hAnsi="Calibri Light" w:asciiTheme="majorHAnsi" w:cstheme="majorHAnsi" w:hAnsiTheme="majorHAnsi"/>
              <w:color w:val="333333"/>
              <w:sz w:val="20"/>
              <w:szCs w:val="20"/>
              <w:lang w:val="en-US"/>
            </w:rPr>
            <w:t>Diogo Nuno Silva, Pedro Talhinhas, Vítor Várzea, Lei Cai, Octávio Salgueiro Paulo &amp; Dora Batista</w:t>
          </w:r>
          <w:r>
            <w:rPr>
              <w:rFonts w:cs="Calibri Light" w:ascii="Calibri Light" w:hAnsi="Calibri Light" w:asciiTheme="majorHAnsi" w:cstheme="majorHAnsi" w:hAnsiTheme="majorHAnsi"/>
              <w:color w:val="333333"/>
              <w:sz w:val="20"/>
              <w:szCs w:val="20"/>
              <w:lang w:val="en-US"/>
            </w:rPr>
            <w:t> </w:t>
          </w:r>
          <w:r>
            <w:rPr>
              <w:rStyle w:val="Date1"/>
              <w:rFonts w:cs="Calibri Light" w:ascii="Calibri Light" w:hAnsi="Calibri Light" w:asciiTheme="majorHAnsi" w:cstheme="majorHAnsi" w:hAnsiTheme="majorHAnsi"/>
              <w:color w:val="333333"/>
              <w:sz w:val="20"/>
              <w:szCs w:val="20"/>
              <w:lang w:val="en-US"/>
            </w:rPr>
            <w:t>(2012)</w:t>
          </w:r>
          <w:r>
            <w:rPr>
              <w:rFonts w:cs="Calibri Light" w:ascii="Calibri Light" w:hAnsi="Calibri Light" w:asciiTheme="majorHAnsi" w:cstheme="majorHAnsi" w:hAnsiTheme="majorHAnsi"/>
              <w:color w:val="333333"/>
              <w:sz w:val="20"/>
              <w:szCs w:val="20"/>
              <w:lang w:val="en-US"/>
            </w:rPr>
            <w:t> </w:t>
          </w:r>
          <w:r>
            <w:rPr>
              <w:rStyle w:val="Arttitle"/>
              <w:rFonts w:cs="Calibri Light" w:ascii="Calibri Light" w:hAnsi="Calibri Light" w:asciiTheme="majorHAnsi" w:cstheme="majorHAnsi" w:hAnsiTheme="majorHAnsi"/>
              <w:color w:val="333333"/>
              <w:sz w:val="20"/>
              <w:szCs w:val="20"/>
              <w:lang w:val="en-US"/>
            </w:rPr>
            <w:t>Application of the </w:t>
          </w:r>
          <w:r>
            <w:rPr>
              <w:rStyle w:val="Arttitle"/>
              <w:rFonts w:cs="Calibri Light" w:ascii="Calibri Light" w:hAnsi="Calibri Light" w:asciiTheme="majorHAnsi" w:cstheme="majorHAnsi" w:hAnsiTheme="majorHAnsi"/>
              <w:i/>
              <w:iCs/>
              <w:color w:val="333333"/>
              <w:sz w:val="20"/>
              <w:szCs w:val="20"/>
              <w:lang w:val="en-US"/>
            </w:rPr>
            <w:t>Apn2/MAT</w:t>
          </w:r>
          <w:r>
            <w:rPr>
              <w:rStyle w:val="Arttitle"/>
              <w:rFonts w:cs="Calibri Light" w:ascii="Calibri Light" w:hAnsi="Calibri Light" w:asciiTheme="majorHAnsi" w:cstheme="majorHAnsi" w:hAnsiTheme="majorHAnsi"/>
              <w:color w:val="333333"/>
              <w:sz w:val="20"/>
              <w:szCs w:val="20"/>
              <w:lang w:val="en-US"/>
            </w:rPr>
            <w:t> locus to improve the systematics of the </w:t>
          </w:r>
          <w:r>
            <w:rPr>
              <w:rStyle w:val="Arttitle"/>
              <w:rFonts w:cs="Calibri Light" w:ascii="Calibri Light" w:hAnsi="Calibri Light" w:asciiTheme="majorHAnsi" w:cstheme="majorHAnsi" w:hAnsiTheme="majorHAnsi"/>
              <w:i/>
              <w:iCs/>
              <w:color w:val="333333"/>
              <w:sz w:val="20"/>
              <w:szCs w:val="20"/>
              <w:lang w:val="en-US"/>
            </w:rPr>
            <w:t>Colletotrichum gloeosporioides</w:t>
          </w:r>
          <w:r>
            <w:rPr>
              <w:rStyle w:val="Arttitle"/>
              <w:rFonts w:cs="Calibri Light" w:ascii="Calibri Light" w:hAnsi="Calibri Light" w:asciiTheme="majorHAnsi" w:cstheme="majorHAnsi" w:hAnsiTheme="majorHAnsi"/>
              <w:color w:val="333333"/>
              <w:sz w:val="20"/>
              <w:szCs w:val="20"/>
              <w:lang w:val="en-US"/>
            </w:rPr>
            <w:t> complex: an example from coffee (</w:t>
          </w:r>
          <w:r>
            <w:rPr>
              <w:rStyle w:val="Arttitle"/>
              <w:rFonts w:cs="Calibri Light" w:ascii="Calibri Light" w:hAnsi="Calibri Light" w:asciiTheme="majorHAnsi" w:cstheme="majorHAnsi" w:hAnsiTheme="majorHAnsi"/>
              <w:i/>
              <w:iCs/>
              <w:color w:val="333333"/>
              <w:sz w:val="20"/>
              <w:szCs w:val="20"/>
              <w:lang w:val="en-US"/>
            </w:rPr>
            <w:t>Coffea</w:t>
          </w:r>
          <w:r>
            <w:rPr>
              <w:rStyle w:val="Arttitle"/>
              <w:rFonts w:cs="Calibri Light" w:ascii="Calibri Light" w:hAnsi="Calibri Light" w:asciiTheme="majorHAnsi" w:cstheme="majorHAnsi" w:hAnsiTheme="majorHAnsi"/>
              <w:color w:val="333333"/>
              <w:sz w:val="20"/>
              <w:szCs w:val="20"/>
              <w:lang w:val="en-US"/>
            </w:rPr>
            <w:t> spp.) hosts,</w:t>
          </w:r>
          <w:r>
            <w:rPr>
              <w:rFonts w:cs="Calibri Light" w:ascii="Calibri Light" w:hAnsi="Calibri Light" w:asciiTheme="majorHAnsi" w:cstheme="majorHAnsi" w:hAnsiTheme="majorHAnsi"/>
              <w:color w:val="333333"/>
              <w:sz w:val="20"/>
              <w:szCs w:val="20"/>
              <w:lang w:val="en-US"/>
            </w:rPr>
            <w:t> </w:t>
          </w:r>
          <w:r>
            <w:rPr>
              <w:rStyle w:val="Serialtitle"/>
              <w:rFonts w:cs="Calibri Light" w:ascii="Calibri Light" w:hAnsi="Calibri Light" w:asciiTheme="majorHAnsi" w:cstheme="majorHAnsi" w:hAnsiTheme="majorHAnsi"/>
              <w:color w:val="333333"/>
              <w:sz w:val="20"/>
              <w:szCs w:val="20"/>
              <w:lang w:val="en-US"/>
            </w:rPr>
            <w:t>Mycologia,</w:t>
          </w:r>
          <w:r>
            <w:rPr>
              <w:rFonts w:cs="Calibri Light" w:ascii="Calibri Light" w:hAnsi="Calibri Light" w:asciiTheme="majorHAnsi" w:cstheme="majorHAnsi" w:hAnsiTheme="majorHAnsi"/>
              <w:color w:val="333333"/>
              <w:sz w:val="20"/>
              <w:szCs w:val="20"/>
              <w:lang w:val="en-US"/>
            </w:rPr>
            <w:t> </w:t>
          </w:r>
          <w:r>
            <w:rPr>
              <w:rStyle w:val="Volumeissue"/>
              <w:rFonts w:cs="Calibri Light" w:ascii="Calibri Light" w:hAnsi="Calibri Light" w:asciiTheme="majorHAnsi" w:cstheme="majorHAnsi" w:hAnsiTheme="majorHAnsi"/>
              <w:color w:val="333333"/>
              <w:sz w:val="20"/>
              <w:szCs w:val="20"/>
              <w:lang w:val="en-US"/>
            </w:rPr>
            <w:t>104:2,</w:t>
          </w:r>
          <w:r>
            <w:rPr>
              <w:rFonts w:cs="Calibri Light" w:ascii="Calibri Light" w:hAnsi="Calibri Light" w:asciiTheme="majorHAnsi" w:cstheme="majorHAnsi" w:hAnsiTheme="majorHAnsi"/>
              <w:color w:val="333333"/>
              <w:sz w:val="20"/>
              <w:szCs w:val="20"/>
              <w:lang w:val="en-US"/>
            </w:rPr>
            <w:t> </w:t>
          </w:r>
          <w:r>
            <w:rPr>
              <w:rStyle w:val="Pagerange"/>
              <w:rFonts w:cs="Calibri Light" w:ascii="Calibri Light" w:hAnsi="Calibri Light" w:asciiTheme="majorHAnsi" w:cstheme="majorHAnsi" w:hAnsiTheme="majorHAnsi"/>
              <w:color w:val="333333"/>
              <w:sz w:val="20"/>
              <w:szCs w:val="20"/>
              <w:lang w:val="en-US"/>
            </w:rPr>
            <w:t>396-409,</w:t>
          </w:r>
          <w:r>
            <w:rPr>
              <w:rFonts w:cs="Calibri Light" w:ascii="Calibri Light" w:hAnsi="Calibri Light" w:asciiTheme="majorHAnsi" w:cstheme="majorHAnsi" w:hAnsiTheme="majorHAnsi"/>
              <w:color w:val="333333"/>
              <w:sz w:val="20"/>
              <w:szCs w:val="20"/>
              <w:lang w:val="en-US"/>
            </w:rPr>
            <w:t> </w:t>
          </w:r>
          <w:r>
            <w:rPr>
              <w:rStyle w:val="Doilink"/>
              <w:rFonts w:cs="Calibri Light" w:ascii="Calibri Light" w:hAnsi="Calibri Light" w:asciiTheme="majorHAnsi" w:cstheme="majorHAnsi" w:hAnsiTheme="majorHAnsi"/>
              <w:color w:val="333333"/>
              <w:sz w:val="20"/>
              <w:szCs w:val="20"/>
              <w:lang w:val="en-US"/>
            </w:rPr>
            <w:t>DOI: </w:t>
          </w:r>
          <w:hyperlink r:id="rId14">
            <w:r>
              <w:rPr>
                <w:rStyle w:val="InternetLink"/>
                <w:rFonts w:cs="Calibri Light" w:ascii="Calibri Light" w:hAnsi="Calibri Light" w:asciiTheme="majorHAnsi" w:cstheme="majorHAnsi" w:hAnsiTheme="majorHAnsi"/>
                <w:color w:val="333333"/>
                <w:sz w:val="20"/>
                <w:szCs w:val="20"/>
                <w:lang w:val="en-US"/>
              </w:rPr>
              <w:t>10.3852/11-145</w:t>
            </w:r>
          </w:hyperlink>
        </w:p>
        <w:p>
          <w:pPr>
            <w:pStyle w:val="ListParagraph"/>
            <w:numPr>
              <w:ilvl w:val="0"/>
              <w:numId w:val="8"/>
            </w:numPr>
            <w:rPr>
              <w:rFonts w:ascii="Calibri Light" w:hAnsi="Calibri Light" w:cs="Calibri Light" w:asciiTheme="majorHAnsi" w:cstheme="majorHAnsi" w:hAnsiTheme="majorHAnsi"/>
              <w:sz w:val="20"/>
              <w:szCs w:val="20"/>
              <w:lang w:val="en-US"/>
            </w:rPr>
          </w:pPr>
          <w:r>
            <w:rPr>
              <w:rFonts w:cs="Calibri Light" w:ascii="Calibri Light" w:hAnsi="Calibri Light" w:asciiTheme="majorHAnsi" w:cstheme="majorHAnsi" w:hAnsiTheme="majorHAnsi"/>
              <w:sz w:val="20"/>
              <w:szCs w:val="20"/>
              <w:lang w:val="en-US"/>
            </w:rPr>
            <w:t>Laurent Penet, Sophie Briand, Dalila Petro, François Bussière, Sébastien Guyader,Data on microsatellite markers in Colletotrichum gloeosporioides s.l., polymorphism levels and diversity range,Data in Brief,Volume 12,2017,Pages 644-648,ISSN 2352 3409,https://doi.org/10.1016/j.dib.2017.05.012.(https://www.sciencedirect.com/science/article/pii/S2352340917302032)</w:t>
          </w:r>
        </w:p>
        <w:p>
          <w:pPr>
            <w:pStyle w:val="ListParagraph"/>
            <w:numPr>
              <w:ilvl w:val="0"/>
              <w:numId w:val="8"/>
            </w:numPr>
            <w:rPr>
              <w:rFonts w:ascii="Calibri Light" w:hAnsi="Calibri Light" w:cs="Calibri Light" w:asciiTheme="majorHAnsi" w:cstheme="majorHAnsi" w:hAnsiTheme="majorHAnsi"/>
              <w:sz w:val="20"/>
              <w:szCs w:val="20"/>
              <w:lang w:val="en-US"/>
            </w:rPr>
          </w:pPr>
          <w:r>
            <w:rPr>
              <w:rFonts w:cs="Calibri Light" w:cstheme="majorHAnsi" w:ascii="Calibri Light" w:hAnsi="Calibri Light"/>
              <w:sz w:val="20"/>
              <w:szCs w:val="20"/>
              <w:lang w:val="en-US"/>
            </w:rPr>
          </w:r>
        </w:p>
        <w:p>
          <w:pPr>
            <w:pStyle w:val="Normal"/>
            <w:rPr/>
          </w:pPr>
          <w:r>
            <w:rPr/>
            <w:t xml:space="preserve">     </w:t>
          </w:r>
        </w:p>
      </w:sdtContent>
    </w:sdt>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cs="Calibri" w:cstheme="minorHAnsi"/>
          <w:b/>
          <w:b/>
          <w:sz w:val="28"/>
          <w:szCs w:val="28"/>
        </w:rPr>
      </w:pPr>
      <w:r>
        <w:rPr>
          <w:rFonts w:cs="Calibri" w:cstheme="minorHAnsi"/>
          <w:b/>
          <w:sz w:val="28"/>
          <w:szCs w:val="28"/>
        </w:rPr>
        <w:t>ABSTRACT</w:t>
      </w:r>
    </w:p>
    <w:p>
      <w:pPr>
        <w:pStyle w:val="Normal"/>
        <w:rPr>
          <w:rFonts w:cs="Calibri" w:cstheme="minorHAnsi"/>
          <w:b/>
          <w:b/>
          <w:sz w:val="28"/>
          <w:szCs w:val="28"/>
        </w:rPr>
      </w:pPr>
      <w:r>
        <w:rPr>
          <w:rFonts w:cs="Calibri" w:cstheme="minorHAnsi"/>
          <w:b/>
          <w:sz w:val="28"/>
          <w:szCs w:val="28"/>
        </w:rPr>
      </w:r>
    </w:p>
    <w:p>
      <w:pPr>
        <w:pStyle w:val="Normal"/>
        <w:rPr>
          <w:rFonts w:cs="Calibri" w:cstheme="minorHAnsi"/>
          <w:b/>
          <w:b/>
          <w:sz w:val="28"/>
          <w:szCs w:val="28"/>
        </w:rPr>
      </w:pPr>
      <w:r>
        <w:rPr>
          <w:rFonts w:cs="Calibri" w:cstheme="minorHAnsi"/>
          <w:b/>
          <w:sz w:val="28"/>
          <w:szCs w:val="28"/>
        </w:rPr>
      </w:r>
    </w:p>
    <w:p>
      <w:pPr>
        <w:pStyle w:val="Normal"/>
        <w:spacing w:lineRule="auto" w:line="360"/>
        <w:jc w:val="both"/>
        <w:rPr>
          <w:rFonts w:ascii="Corbel" w:hAnsi="Corbel"/>
          <w:sz w:val="24"/>
        </w:rPr>
      </w:pPr>
      <w:r>
        <w:rPr>
          <w:rFonts w:ascii="Corbel" w:hAnsi="Corbel"/>
          <w:sz w:val="24"/>
        </w:rPr>
      </w:r>
    </w:p>
    <w:p>
      <w:pPr>
        <w:pStyle w:val="Normal"/>
        <w:spacing w:lineRule="auto" w:line="360"/>
        <w:jc w:val="both"/>
        <w:rPr>
          <w:rFonts w:cs="Calibri" w:cstheme="minorHAnsi"/>
          <w:sz w:val="24"/>
        </w:rPr>
      </w:pPr>
      <w:r>
        <w:rPr>
          <w:rFonts w:cs="Calibri" w:cstheme="minorHAnsi"/>
          <w:sz w:val="24"/>
        </w:rPr>
        <w:t xml:space="preserve">The yam </w:t>
      </w:r>
      <w:r>
        <w:rPr>
          <w:rFonts w:cs="Calibri" w:cstheme="minorHAnsi"/>
          <w:i/>
          <w:sz w:val="24"/>
        </w:rPr>
        <w:t>Dioscorea spp</w:t>
      </w:r>
      <w:r>
        <w:rPr>
          <w:rFonts w:cs="Calibri" w:cstheme="minorHAnsi"/>
          <w:sz w:val="24"/>
        </w:rPr>
        <w:t xml:space="preserve">. a tuber plant, is cultivated mainly in tropical regions.  African countries are the largest producers, followed by the Caribbean islands. These islands, especially Guadeloupe (French West Indies), have seen the yield of one of the main species collected, D. alata, decrease significantly following epidemic episodes of anthracnose. The yam </w:t>
      </w:r>
      <w:r>
        <w:rPr>
          <w:rFonts w:cs="Calibri" w:cstheme="minorHAnsi"/>
          <w:i/>
          <w:sz w:val="24"/>
        </w:rPr>
        <w:t>D. Alata</w:t>
      </w:r>
      <w:r>
        <w:rPr>
          <w:rFonts w:cs="Calibri" w:cstheme="minorHAnsi"/>
          <w:sz w:val="24"/>
        </w:rPr>
        <w:t xml:space="preserve"> is reported to be the most susceptible to this disease. Anthracnose has symptoms related to other pathogens; the fungus </w:t>
      </w:r>
      <w:r>
        <w:rPr>
          <w:rFonts w:cs="Calibri" w:cstheme="minorHAnsi"/>
          <w:i/>
          <w:sz w:val="24"/>
        </w:rPr>
        <w:t>Colletotrichum gloeosporioides</w:t>
      </w:r>
      <w:r>
        <w:rPr>
          <w:rFonts w:cs="Calibri" w:cstheme="minorHAnsi"/>
          <w:sz w:val="24"/>
        </w:rPr>
        <w:t xml:space="preserve"> is part of complex of species. The means of control used so far are insufficient. In order to counter this problem, the diversity of </w:t>
      </w:r>
      <w:r>
        <w:rPr>
          <w:rFonts w:cs="Calibri" w:cstheme="minorHAnsi"/>
          <w:i/>
          <w:sz w:val="24"/>
        </w:rPr>
        <w:t>Colletotrichum spp.</w:t>
      </w:r>
      <w:r>
        <w:rPr>
          <w:rFonts w:cs="Calibri" w:cstheme="minorHAnsi"/>
          <w:sz w:val="24"/>
        </w:rPr>
        <w:t xml:space="preserve"> is being studied with the goal of developing a detection test by the LAMP technic.    </w:t>
      </w:r>
    </w:p>
    <w:p>
      <w:pPr>
        <w:pStyle w:val="Normal"/>
        <w:spacing w:lineRule="auto" w:line="360"/>
        <w:jc w:val="both"/>
        <w:rPr>
          <w:rFonts w:cs="Calibri" w:cstheme="minorHAnsi"/>
          <w:sz w:val="24"/>
        </w:rPr>
      </w:pPr>
      <w:r>
        <w:rPr>
          <w:rFonts w:cs="Calibri" w:cstheme="minorHAnsi"/>
          <w:sz w:val="24"/>
        </w:rPr>
      </w:r>
    </w:p>
    <w:p>
      <w:pPr>
        <w:pStyle w:val="Normal"/>
        <w:spacing w:lineRule="auto" w:line="360"/>
        <w:jc w:val="both"/>
        <w:rPr>
          <w:rFonts w:cs="Calibri" w:cstheme="minorHAnsi"/>
          <w:sz w:val="24"/>
        </w:rPr>
      </w:pPr>
      <w:r>
        <w:rPr>
          <w:rFonts w:cs="Calibri" w:cstheme="minorHAnsi"/>
          <w:sz w:val="24"/>
        </w:rPr>
        <w:t xml:space="preserve">Keywords: </w:t>
      </w:r>
      <w:r>
        <w:rPr>
          <w:rFonts w:cs="Calibri" w:cstheme="minorHAnsi"/>
          <w:i/>
          <w:sz w:val="24"/>
        </w:rPr>
        <w:t>Dioscorea alata</w:t>
      </w:r>
      <w:r>
        <w:rPr>
          <w:rFonts w:cs="Calibri" w:cstheme="minorHAnsi"/>
          <w:sz w:val="24"/>
        </w:rPr>
        <w:t xml:space="preserve">, anthracnose, </w:t>
      </w:r>
      <w:r>
        <w:rPr>
          <w:rFonts w:cs="Calibri" w:cstheme="minorHAnsi"/>
          <w:i/>
          <w:sz w:val="24"/>
        </w:rPr>
        <w:t>Colletotrichum gloesporioides</w:t>
      </w:r>
      <w:r>
        <w:rPr>
          <w:rFonts w:cs="Calibri" w:cstheme="minorHAnsi"/>
          <w:sz w:val="24"/>
        </w:rPr>
        <w:t xml:space="preserve">, LAMP, test </w:t>
      </w:r>
    </w:p>
    <w:p>
      <w:pPr>
        <w:pStyle w:val="Normal"/>
        <w:spacing w:lineRule="auto" w:line="360"/>
        <w:jc w:val="both"/>
        <w:rPr>
          <w:rFonts w:cs="Calibri" w:cstheme="minorHAnsi"/>
          <w:sz w:val="24"/>
        </w:rPr>
      </w:pPr>
      <w:r>
        <w:rPr>
          <w:rFonts w:cs="Calibri" w:cstheme="minorHAnsi"/>
          <w:sz w:val="24"/>
        </w:rPr>
      </w:r>
    </w:p>
    <w:p>
      <w:pPr>
        <w:pStyle w:val="Normal"/>
        <w:spacing w:lineRule="auto" w:line="360"/>
        <w:jc w:val="both"/>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r>
        <w:br w:type="page"/>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Heading4"/>
        <w:rPr/>
      </w:pPr>
      <w:bookmarkStart w:id="30" w:name="_Toc75019202"/>
      <w:r>
        <w:rPr/>
        <w:t>RESUME</w:t>
      </w:r>
      <w:bookmarkEnd w:id="30"/>
    </w:p>
    <w:p>
      <w:pPr>
        <w:pStyle w:val="Normal"/>
        <w:rPr/>
      </w:pPr>
      <w:r>
        <w:rPr/>
      </w:r>
    </w:p>
    <w:p>
      <w:pPr>
        <w:pStyle w:val="Normal"/>
        <w:rPr/>
      </w:pPr>
      <w:r>
        <w:rPr/>
      </w:r>
    </w:p>
    <w:p>
      <w:pPr>
        <w:pStyle w:val="Normal"/>
        <w:rPr/>
      </w:pPr>
      <w:r>
        <w:rPr/>
      </w:r>
    </w:p>
    <w:p>
      <w:pPr>
        <w:pStyle w:val="Normal"/>
        <w:spacing w:lineRule="auto" w:line="360"/>
        <w:jc w:val="both"/>
        <w:rPr>
          <w:rFonts w:cs="Calibri" w:cstheme="minorHAnsi"/>
          <w:b/>
          <w:b/>
          <w:sz w:val="24"/>
          <w:szCs w:val="24"/>
        </w:rPr>
      </w:pPr>
      <w:r>
        <w:rPr>
          <w:rFonts w:cs="Calibri" w:cstheme="minorHAnsi"/>
          <w:b/>
          <w:sz w:val="24"/>
          <w:szCs w:val="24"/>
        </w:rPr>
        <w:t xml:space="preserve">L’igname </w:t>
      </w:r>
      <w:r>
        <w:rPr>
          <w:rFonts w:cs="Calibri" w:cstheme="minorHAnsi"/>
          <w:b/>
          <w:i/>
          <w:sz w:val="24"/>
          <w:szCs w:val="24"/>
        </w:rPr>
        <w:t>Dioscorea spp.</w:t>
      </w:r>
      <w:r>
        <w:rPr>
          <w:rFonts w:cs="Calibri" w:cstheme="minorHAnsi"/>
          <w:b/>
          <w:sz w:val="24"/>
          <w:szCs w:val="24"/>
        </w:rPr>
        <w:t xml:space="preserve">, plante à tubercule, cultivée essentiellement dans les régions tropicales. Les pays de l’Afrique en sont majoritairement les plus grands producteurs, figure juste après les îles de la Caraïbes. Ces îles notamment la Guadeloupe (Antilles française), voient le rendement de l’une des principales espèces récoltées </w:t>
      </w:r>
      <w:r>
        <w:rPr>
          <w:rFonts w:cs="Calibri" w:cstheme="minorHAnsi"/>
          <w:b/>
          <w:i/>
          <w:sz w:val="24"/>
          <w:szCs w:val="24"/>
        </w:rPr>
        <w:t>D.alata,</w:t>
      </w:r>
      <w:r>
        <w:rPr>
          <w:rFonts w:cs="Calibri" w:cstheme="minorHAnsi"/>
          <w:sz w:val="24"/>
          <w:szCs w:val="24"/>
        </w:rPr>
        <w:t xml:space="preserve">  </w:t>
      </w:r>
      <w:r>
        <w:rPr>
          <w:rFonts w:cs="Calibri" w:cstheme="minorHAnsi"/>
          <w:b/>
          <w:sz w:val="24"/>
          <w:szCs w:val="24"/>
        </w:rPr>
        <w:t xml:space="preserve">diminuée fortement à la suite d’épisodes épidémiques d’anthracnose. L’igname </w:t>
      </w:r>
      <w:r>
        <w:rPr>
          <w:rFonts w:cs="Calibri" w:cstheme="minorHAnsi"/>
          <w:b/>
          <w:i/>
          <w:sz w:val="24"/>
          <w:szCs w:val="24"/>
        </w:rPr>
        <w:t>D.alata</w:t>
      </w:r>
      <w:r>
        <w:rPr>
          <w:rFonts w:cs="Calibri" w:cstheme="minorHAnsi"/>
          <w:b/>
          <w:sz w:val="24"/>
          <w:szCs w:val="24"/>
        </w:rPr>
        <w:t xml:space="preserve"> figure être la plus sensible à cette maladie. L’anthracnose en plus d’avoir des symptômes proche d’autres agents pathogènes;  le champignon </w:t>
      </w:r>
      <w:r>
        <w:rPr>
          <w:rFonts w:cs="Calibri" w:cstheme="minorHAnsi"/>
          <w:b/>
          <w:i/>
          <w:sz w:val="24"/>
          <w:szCs w:val="24"/>
        </w:rPr>
        <w:t>Colletotrichum</w:t>
      </w:r>
      <w:r>
        <w:rPr>
          <w:b/>
          <w:i/>
        </w:rPr>
        <w:t xml:space="preserve"> </w:t>
      </w:r>
      <w:r>
        <w:rPr>
          <w:rFonts w:cs="Calibri" w:cstheme="minorHAnsi"/>
          <w:b/>
          <w:i/>
          <w:sz w:val="24"/>
          <w:szCs w:val="24"/>
        </w:rPr>
        <w:t>gloeosporioides</w:t>
      </w:r>
      <w:r>
        <w:rPr>
          <w:rFonts w:cs="Calibri" w:cstheme="minorHAnsi"/>
          <w:b/>
          <w:sz w:val="24"/>
          <w:szCs w:val="24"/>
        </w:rPr>
        <w:t xml:space="preserve">  mis en cause fait partie d’un complexe d’espèces. Les moyens de luttes utilisées jusqu’ici s’avèrent insuffisants. Afin de contrer ce phénomène, une étude est portée sur la diversité de </w:t>
      </w:r>
      <w:r>
        <w:rPr>
          <w:rFonts w:cs="Calibri" w:cstheme="minorHAnsi"/>
          <w:b/>
          <w:i/>
          <w:sz w:val="24"/>
          <w:szCs w:val="24"/>
        </w:rPr>
        <w:t>Colletotrichum spp.</w:t>
      </w:r>
      <w:r>
        <w:rPr>
          <w:rFonts w:cs="Calibri" w:cstheme="minorHAnsi"/>
          <w:b/>
          <w:sz w:val="24"/>
          <w:szCs w:val="24"/>
        </w:rPr>
        <w:t xml:space="preserve"> dans la finalité de créer un test de détection par la technique de la LAMP.    </w:t>
      </w:r>
    </w:p>
    <w:p>
      <w:pPr>
        <w:pStyle w:val="Normal"/>
        <w:jc w:val="both"/>
        <w:rPr>
          <w:rFonts w:ascii="Corbel" w:hAnsi="Corbel"/>
          <w:b/>
          <w:b/>
          <w:sz w:val="32"/>
          <w:u w:val="single"/>
        </w:rPr>
      </w:pPr>
      <w:r>
        <w:rPr>
          <w:rFonts w:ascii="Corbel" w:hAnsi="Corbel"/>
          <w:b/>
          <w:sz w:val="32"/>
          <w:u w:val="single"/>
        </w:rPr>
      </w:r>
    </w:p>
    <w:p>
      <w:pPr>
        <w:pStyle w:val="Normal"/>
        <w:jc w:val="both"/>
        <w:rPr>
          <w:rFonts w:ascii="Calibri" w:hAnsi="Calibri" w:cs="Calibri"/>
          <w:sz w:val="28"/>
        </w:rPr>
      </w:pPr>
      <w:r>
        <w:rPr>
          <w:rFonts w:cs="Calibri"/>
          <w:sz w:val="28"/>
        </w:rPr>
        <w:t xml:space="preserve">Mots – clés : </w:t>
      </w:r>
      <w:r>
        <w:rPr>
          <w:rFonts w:cs="Calibri"/>
          <w:i/>
          <w:sz w:val="28"/>
        </w:rPr>
        <w:t>Dioscorea alata,</w:t>
      </w:r>
      <w:r>
        <w:rPr>
          <w:rFonts w:cs="Calibri"/>
          <w:sz w:val="28"/>
        </w:rPr>
        <w:t xml:space="preserve"> anthracnose, </w:t>
      </w:r>
      <w:r>
        <w:rPr>
          <w:rFonts w:cs="Calibri"/>
          <w:i/>
          <w:sz w:val="28"/>
        </w:rPr>
        <w:t>Colletotrichum gloesporioides</w:t>
      </w:r>
      <w:r>
        <w:rPr>
          <w:rFonts w:cs="Calibri"/>
          <w:sz w:val="28"/>
        </w:rPr>
        <w:t xml:space="preserve">, LAMP, test </w:t>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ListParagraph"/>
        <w:rPr>
          <w:rFonts w:ascii="Corbel" w:hAnsi="Corbel"/>
          <w:sz w:val="24"/>
        </w:rPr>
      </w:pPr>
      <w:r>
        <w:rPr>
          <w:rFonts w:ascii="Corbel" w:hAnsi="Corbel"/>
          <w:sz w:val="24"/>
        </w:rPr>
      </w:r>
    </w:p>
    <w:p>
      <w:pPr>
        <w:pStyle w:val="Normal"/>
        <w:spacing w:before="0" w:after="160"/>
        <w:rPr>
          <w:rFonts w:ascii="Corbel" w:hAnsi="Corbel"/>
          <w:sz w:val="24"/>
        </w:rPr>
      </w:pPr>
      <w:r>
        <w:rPr/>
      </w:r>
    </w:p>
    <w:sectPr>
      <w:headerReference w:type="first" r:id="rId15"/>
      <w:footerReference w:type="default" r:id="rId16"/>
      <w:type w:val="nextPage"/>
      <w:pgSz w:w="11906" w:h="16838"/>
      <w:pgMar w:left="1417" w:right="1417" w:header="113" w:top="1417" w:footer="708" w:bottom="1417" w:gutter="0"/>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ébastien Guyader" w:date="2021-06-21T00:02:04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Je pense que tu pourrais ajouter une phrase pour expliquer que par rapport au sujet initial, des difficukltés techniques se sont enchaînées, ce qui a conduit à re définir au fur et à mesure le contenu du stage, et que c’est ce que tu vas présenter.</w:t>
      </w:r>
    </w:p>
  </w:comment>
  <w:comment w:id="1" w:author="Sébastien Guyader" w:date="2021-06-21T00:08:13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Si tu peux, ajoute une flèche au niveau des bandes d’ADNg sur les figures</w:t>
      </w:r>
    </w:p>
  </w:comment>
  <w:comment w:id="2" w:author="Sébastien Guyader" w:date="2021-06-21T00:09:07Z" w:initials="SG">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bidi="ar-SA" w:eastAsia="en-US" w:val="fr-FR"/>
        </w:rPr>
        <w:t>Reply to Sébastien Guyader (06/21/2021, 00:08): "..."</w:t>
      </w:r>
    </w:p>
    <w:p>
      <w:r>
        <w:rPr>
          <w:rFonts w:ascii="Liberation Serif" w:hAnsi="Liberation Serif" w:eastAsia="Segoe UI" w:cs="DejaVu Sans"/>
          <w:sz w:val="24"/>
          <w:szCs w:val="24"/>
          <w:lang w:val="en-US" w:eastAsia="en-US" w:bidi="en-US"/>
        </w:rPr>
      </w:r>
    </w:p>
  </w:comment>
  <w:comment w:id="3" w:author="Sébastien Guyader" w:date="2021-06-21T00:13:13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En fait il faut que fases un choix, soit tu dis « zone ApMat », soit « locus Apn2/Mat », mais pas l’un puis l’autre.</w:t>
      </w:r>
    </w:p>
  </w:comment>
  <w:comment w:id="4" w:author="Sébastien Guyader" w:date="2021-06-21T00:15:17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Tu devrais montré au moins quelques gels !</w:t>
      </w:r>
    </w:p>
  </w:comment>
  <w:comment w:id="5" w:author="Sébastien Guyader" w:date="2021-06-21T00:16:03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Là aussi sur cette partie tu aurais dû présenter au moins un gel réprésentatif de chaque type de manip</w:t>
      </w:r>
    </w:p>
  </w:comment>
  <w:comment w:id="6" w:author="Sébastien Guyader" w:date="2021-06-21T00:20:31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Explique en quoi ce n’était pas satisfaisant : trop de bandes aspécifiques ? Pas de bandes du tout ?</w:t>
      </w:r>
    </w:p>
  </w:comment>
  <w:comment w:id="7" w:author="Sébastien Guyader" w:date="2021-06-21T00:22:09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N</w:t>
      </w:r>
    </w:p>
  </w:comment>
  <w:comment w:id="8" w:author="Sébastien Guyader" w:date="2021-06-21T00:22:11Z" w:initials="SG">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bidi="ar-SA" w:eastAsia="en-US" w:val="fr-FR"/>
        </w:rPr>
        <w:t>Reply to Sébastien Guyader (06/21/2021, 00:22): "..."</w:t>
      </w:r>
    </w:p>
    <w:p>
      <w:r>
        <w:rPr>
          <w:rFonts w:ascii="Liberation Serif" w:hAnsi="Liberation Serif" w:eastAsia="Segoe UI" w:cs="DejaVu Sans"/>
          <w:sz w:val="20"/>
          <w:szCs w:val="24"/>
          <w:lang w:bidi="ar-SA" w:eastAsia="en-US" w:val="fr-FR"/>
        </w:rPr>
        <w:t>Non, le témoin négatif est là uniquement pour confirmer qu’il n’y a pas de contamination, quand la PCR a fonctionné. C’est un témoin positif avec une bande, qui permet de dire si la PCR a fonctionné comme attendu</w:t>
      </w:r>
    </w:p>
  </w:comment>
  <w:comment w:id="9" w:author="Sébastien Guyader" w:date="2021-06-21T00:23:51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Et donc la possibilté que le Colletotrichum de l’igname soit trop divergent au niveau de la zone ciblée pour les amplifications, ce empêhe une hybration suffisante d’au moins une des amorces, et qui empêche d’obtenir des résultats probants en PCR</w:t>
      </w:r>
    </w:p>
  </w:comment>
  <w:comment w:id="10" w:author="Sébastien Guyader" w:date="2021-06-21T00:26:16Z" w:initials="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fr-FR"/>
        </w:rPr>
        <w:t>Non le test LAMP ne permet pas à lui seul une meilleure maîtrise des épidémies. C’est un outil de détection qui permet de faire avancer les connaissances en épidémiologie en tant qu’outil pour la recherche, ou bien de manière appliquée en tant qu’otil de diagnostic qui peut être facilement déployé auprès des organismes professionnels qui accompagnent les agriculteurs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Segoe UI">
    <w:charset w:val="01"/>
    <w:family w:val="roman"/>
    <w:pitch w:val="variable"/>
  </w:font>
  <w:font w:name="Liberation Sans">
    <w:altName w:val="Arial"/>
    <w:charset w:val="01"/>
    <w:family w:val="swiss"/>
    <w:pitch w:val="variable"/>
  </w:font>
  <w:font w:name="Corbel">
    <w:charset w:val="01"/>
    <w:family w:val="roman"/>
    <w:pitch w:val="variable"/>
  </w:font>
  <w:font w:name="Calibri Light">
    <w:charset w:val="01"/>
    <w:family w:val="roman"/>
    <w:pitch w:val="variable"/>
  </w:font>
  <w:font w:name="Arial">
    <w:charset w:val="01"/>
    <w:family w:val="roman"/>
    <w:pitch w:val="variable"/>
  </w:font>
  <w:font w:name="Corbel">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10752680"/>
    </w:sdtPr>
    <w:sdtContent>
      <w:p>
        <w:pPr>
          <w:pStyle w:val="Footer"/>
          <w:jc w:val="center"/>
          <w:rPr/>
        </w:pPr>
        <w:r>
          <w:rPr/>
          <w:fldChar w:fldCharType="begin"/>
        </w:r>
        <w:r>
          <w:rPr/>
          <w:instrText> PAGE </w:instrText>
        </w:r>
        <w:r>
          <w:rPr/>
          <w:fldChar w:fldCharType="separate"/>
        </w:r>
        <w:r>
          <w:rPr/>
          <w:t>31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Corbel" w:hAnsi="Corbel"/>
        <w:b/>
        <w:b/>
        <w:sz w:val="28"/>
      </w:rPr>
    </w:pPr>
    <w:r>
      <w:rPr>
        <w:rFonts w:ascii="Corbel" w:hAnsi="Corbel"/>
        <w:b/>
        <w:sz w:val="28"/>
      </w:rPr>
    </w:r>
  </w:p>
  <w:p>
    <w:pPr>
      <w:pStyle w:val="Normal"/>
      <w:rPr>
        <w:rFonts w:ascii="Corbel" w:hAnsi="Corbel"/>
        <w:b/>
        <w:b/>
        <w:sz w:val="28"/>
      </w:rPr>
    </w:pPr>
    <w:r>
      <w:rPr/>
      <w:drawing>
        <wp:inline distT="0" distB="0" distL="0" distR="0">
          <wp:extent cx="1657350" cy="571500"/>
          <wp:effectExtent l="0" t="0" r="0" b="0"/>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1"/>
                  <a:stretch>
                    <a:fillRect/>
                  </a:stretch>
                </pic:blipFill>
                <pic:spPr bwMode="auto">
                  <a:xfrm>
                    <a:off x="0" y="0"/>
                    <a:ext cx="1657350" cy="571500"/>
                  </a:xfrm>
                  <a:prstGeom prst="rect">
                    <a:avLst/>
                  </a:prstGeom>
                </pic:spPr>
              </pic:pic>
            </a:graphicData>
          </a:graphic>
        </wp:inline>
      </w:drawing>
    </w:r>
    <w:r>
      <w:rPr/>
      <w:drawing>
        <wp:inline distT="0" distB="0" distL="0" distR="0">
          <wp:extent cx="2686050" cy="619125"/>
          <wp:effectExtent l="0" t="0" r="0" b="0"/>
          <wp:docPr id="11"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descr=""/>
                  <pic:cNvPicPr>
                    <a:picLocks noChangeAspect="1" noChangeArrowheads="1"/>
                  </pic:cNvPicPr>
                </pic:nvPicPr>
                <pic:blipFill>
                  <a:blip r:embed="rId2"/>
                  <a:stretch>
                    <a:fillRect/>
                  </a:stretch>
                </pic:blipFill>
                <pic:spPr bwMode="auto">
                  <a:xfrm>
                    <a:off x="0" y="0"/>
                    <a:ext cx="2686050" cy="619125"/>
                  </a:xfrm>
                  <a:prstGeom prst="rect">
                    <a:avLst/>
                  </a:prstGeom>
                </pic:spPr>
              </pic:pic>
            </a:graphicData>
          </a:graphic>
        </wp:inline>
      </w:drawing>
    </w:r>
    <w:r>
      <w:rPr/>
      <w:drawing>
        <wp:inline distT="0" distB="0" distL="0" distR="0">
          <wp:extent cx="1047115" cy="871220"/>
          <wp:effectExtent l="0" t="0" r="0" b="0"/>
          <wp:docPr id="12" name="Image 2" descr="C:\Users\wspopotte\AppData\Local\Microsoft\Windows\INetCache\Content.Word\logo 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 descr="C:\Users\wspopotte\AppData\Local\Microsoft\Windows\INetCache\Content.Word\logo ua.PNG"/>
                  <pic:cNvPicPr>
                    <a:picLocks noChangeAspect="1" noChangeArrowheads="1"/>
                  </pic:cNvPicPr>
                </pic:nvPicPr>
                <pic:blipFill>
                  <a:blip r:embed="rId3"/>
                  <a:stretch>
                    <a:fillRect/>
                  </a:stretch>
                </pic:blipFill>
                <pic:spPr bwMode="auto">
                  <a:xfrm>
                    <a:off x="0" y="0"/>
                    <a:ext cx="1047115" cy="871220"/>
                  </a:xfrm>
                  <a:prstGeom prst="rect">
                    <a:avLst/>
                  </a:prstGeom>
                </pic:spPr>
              </pic:pic>
            </a:graphicData>
          </a:graphic>
        </wp:inline>
      </w:drawing>
    </w:r>
  </w:p>
  <w:p>
    <w:pPr>
      <w:pStyle w:val="Normal"/>
      <w:rPr>
        <w:rFonts w:ascii="Corbel" w:hAnsi="Corbel"/>
        <w:b/>
        <w:b/>
        <w:sz w:val="28"/>
      </w:rPr>
    </w:pPr>
    <w:r>
      <w:rPr>
        <w:rFonts w:ascii="Corbel" w:hAnsi="Corbel"/>
        <w:b/>
        <w:sz w:val="28"/>
      </w:rPr>
      <w:t xml:space="preserve">   </w:t>
    </w:r>
    <w:r>
      <w:rPr/>
      <w:drawing>
        <wp:inline distT="0" distB="0" distL="0" distR="0">
          <wp:extent cx="1268095" cy="315595"/>
          <wp:effectExtent l="0" t="0" r="0" b="0"/>
          <wp:docPr id="13" name="Image 1" descr="C:\Users\wspopotte\AppData\Local\Microsoft\Windows\INetCache\Content.Word\Logo-Europe-FE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descr="C:\Users\wspopotte\AppData\Local\Microsoft\Windows\INetCache\Content.Word\Logo-Europe-FEDER (1).jpg"/>
                  <pic:cNvPicPr>
                    <a:picLocks noChangeAspect="1" noChangeArrowheads="1"/>
                  </pic:cNvPicPr>
                </pic:nvPicPr>
                <pic:blipFill>
                  <a:blip r:embed="rId4"/>
                  <a:stretch>
                    <a:fillRect/>
                  </a:stretch>
                </pic:blipFill>
                <pic:spPr bwMode="auto">
                  <a:xfrm>
                    <a:off x="0" y="0"/>
                    <a:ext cx="1268095" cy="315595"/>
                  </a:xfrm>
                  <a:prstGeom prst="rect">
                    <a:avLst/>
                  </a:prstGeom>
                </pic:spPr>
              </pic:pic>
            </a:graphicData>
          </a:graphic>
        </wp:inline>
      </w:drawing>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3"/>
      <w:numFmt w:val="lowerRoman"/>
      <w:lvlText w:val="%1."/>
      <w:lvlJc w:val="left"/>
      <w:pPr>
        <w:tabs>
          <w:tab w:val="num" w:pos="0"/>
        </w:tabs>
        <w:ind w:left="1776" w:hanging="360"/>
      </w:pPr>
      <w:rPr>
        <w:i w:val="false"/>
        <w:b/>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Corbel" w:hAnsi="Corbel" w:cs="Corbe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71" w:hanging="360"/>
      </w:pPr>
      <w:rPr>
        <w:rFonts w:ascii="Symbol" w:hAnsi="Symbol" w:cs="Symbol" w:hint="default"/>
      </w:rPr>
    </w:lvl>
    <w:lvl w:ilvl="1">
      <w:start w:val="1"/>
      <w:numFmt w:val="bullet"/>
      <w:lvlText w:val="o"/>
      <w:lvlJc w:val="left"/>
      <w:pPr>
        <w:tabs>
          <w:tab w:val="num" w:pos="0"/>
        </w:tabs>
        <w:ind w:left="1491" w:hanging="360"/>
      </w:pPr>
      <w:rPr>
        <w:rFonts w:ascii="Courier New" w:hAnsi="Courier New" w:cs="Courier New" w:hint="default"/>
      </w:rPr>
    </w:lvl>
    <w:lvl w:ilvl="2">
      <w:start w:val="1"/>
      <w:numFmt w:val="bullet"/>
      <w:lvlText w:val=""/>
      <w:lvlJc w:val="left"/>
      <w:pPr>
        <w:tabs>
          <w:tab w:val="num" w:pos="0"/>
        </w:tabs>
        <w:ind w:left="2211" w:hanging="360"/>
      </w:pPr>
      <w:rPr>
        <w:rFonts w:ascii="Wingdings" w:hAnsi="Wingdings" w:cs="Wingdings" w:hint="default"/>
      </w:rPr>
    </w:lvl>
    <w:lvl w:ilvl="3">
      <w:start w:val="1"/>
      <w:numFmt w:val="bullet"/>
      <w:lvlText w:val=""/>
      <w:lvlJc w:val="left"/>
      <w:pPr>
        <w:tabs>
          <w:tab w:val="num" w:pos="0"/>
        </w:tabs>
        <w:ind w:left="2931" w:hanging="360"/>
      </w:pPr>
      <w:rPr>
        <w:rFonts w:ascii="Symbol" w:hAnsi="Symbol" w:cs="Symbol" w:hint="default"/>
      </w:rPr>
    </w:lvl>
    <w:lvl w:ilvl="4">
      <w:start w:val="1"/>
      <w:numFmt w:val="bullet"/>
      <w:lvlText w:val="o"/>
      <w:lvlJc w:val="left"/>
      <w:pPr>
        <w:tabs>
          <w:tab w:val="num" w:pos="0"/>
        </w:tabs>
        <w:ind w:left="3651" w:hanging="360"/>
      </w:pPr>
      <w:rPr>
        <w:rFonts w:ascii="Courier New" w:hAnsi="Courier New" w:cs="Courier New" w:hint="default"/>
      </w:rPr>
    </w:lvl>
    <w:lvl w:ilvl="5">
      <w:start w:val="1"/>
      <w:numFmt w:val="bullet"/>
      <w:lvlText w:val=""/>
      <w:lvlJc w:val="left"/>
      <w:pPr>
        <w:tabs>
          <w:tab w:val="num" w:pos="0"/>
        </w:tabs>
        <w:ind w:left="4371" w:hanging="360"/>
      </w:pPr>
      <w:rPr>
        <w:rFonts w:ascii="Wingdings" w:hAnsi="Wingdings" w:cs="Wingdings" w:hint="default"/>
      </w:rPr>
    </w:lvl>
    <w:lvl w:ilvl="6">
      <w:start w:val="1"/>
      <w:numFmt w:val="bullet"/>
      <w:lvlText w:val=""/>
      <w:lvlJc w:val="left"/>
      <w:pPr>
        <w:tabs>
          <w:tab w:val="num" w:pos="0"/>
        </w:tabs>
        <w:ind w:left="5091" w:hanging="360"/>
      </w:pPr>
      <w:rPr>
        <w:rFonts w:ascii="Symbol" w:hAnsi="Symbol" w:cs="Symbol" w:hint="default"/>
      </w:rPr>
    </w:lvl>
    <w:lvl w:ilvl="7">
      <w:start w:val="1"/>
      <w:numFmt w:val="bullet"/>
      <w:lvlText w:val="o"/>
      <w:lvlJc w:val="left"/>
      <w:pPr>
        <w:tabs>
          <w:tab w:val="num" w:pos="0"/>
        </w:tabs>
        <w:ind w:left="5811" w:hanging="360"/>
      </w:pPr>
      <w:rPr>
        <w:rFonts w:ascii="Courier New" w:hAnsi="Courier New" w:cs="Courier New" w:hint="default"/>
      </w:rPr>
    </w:lvl>
    <w:lvl w:ilvl="8">
      <w:start w:val="1"/>
      <w:numFmt w:val="bullet"/>
      <w:lvlText w:val=""/>
      <w:lvlJc w:val="left"/>
      <w:pPr>
        <w:tabs>
          <w:tab w:val="num" w:pos="0"/>
        </w:tabs>
        <w:ind w:left="6531"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lowerRoman"/>
      <w:lvlText w:val="%1."/>
      <w:lvlJc w:val="left"/>
      <w:pPr>
        <w:tabs>
          <w:tab w:val="num" w:pos="0"/>
        </w:tabs>
        <w:ind w:left="1776" w:hanging="360"/>
      </w:pPr>
      <w:rPr>
        <w:i w:val="false"/>
        <w:b/>
        <w:color w:val="000000"/>
      </w:rPr>
    </w:lvl>
    <w:lvl w:ilvl="1">
      <w:start w:val="1"/>
      <w:numFmt w:val="lowerLetter"/>
      <w:lvlText w:val="%2."/>
      <w:lvlJc w:val="left"/>
      <w:pPr>
        <w:tabs>
          <w:tab w:val="num" w:pos="0"/>
        </w:tabs>
        <w:ind w:left="2496" w:hanging="360"/>
      </w:pPr>
    </w:lvl>
    <w:lvl w:ilvl="2">
      <w:start w:val="1"/>
      <w:numFmt w:val="lowerRoman"/>
      <w:lvlText w:val="%3."/>
      <w:lvlJc w:val="right"/>
      <w:pPr>
        <w:tabs>
          <w:tab w:val="num" w:pos="0"/>
        </w:tabs>
        <w:ind w:left="3216" w:hanging="180"/>
      </w:pPr>
    </w:lvl>
    <w:lvl w:ilvl="3">
      <w:start w:val="1"/>
      <w:numFmt w:val="decimal"/>
      <w:lvlText w:val="%4."/>
      <w:lvlJc w:val="left"/>
      <w:pPr>
        <w:tabs>
          <w:tab w:val="num" w:pos="0"/>
        </w:tabs>
        <w:ind w:left="3936" w:hanging="360"/>
      </w:pPr>
    </w:lvl>
    <w:lvl w:ilvl="4">
      <w:start w:val="1"/>
      <w:numFmt w:val="lowerLetter"/>
      <w:lvlText w:val="%5."/>
      <w:lvlJc w:val="left"/>
      <w:pPr>
        <w:tabs>
          <w:tab w:val="num" w:pos="0"/>
        </w:tabs>
        <w:ind w:left="4656" w:hanging="360"/>
      </w:pPr>
    </w:lvl>
    <w:lvl w:ilvl="5">
      <w:start w:val="1"/>
      <w:numFmt w:val="lowerRoman"/>
      <w:lvlText w:val="%6."/>
      <w:lvlJc w:val="right"/>
      <w:pPr>
        <w:tabs>
          <w:tab w:val="num" w:pos="0"/>
        </w:tabs>
        <w:ind w:left="5376" w:hanging="180"/>
      </w:pPr>
    </w:lvl>
    <w:lvl w:ilvl="6">
      <w:start w:val="1"/>
      <w:numFmt w:val="decimal"/>
      <w:lvlText w:val="%7."/>
      <w:lvlJc w:val="left"/>
      <w:pPr>
        <w:tabs>
          <w:tab w:val="num" w:pos="0"/>
        </w:tabs>
        <w:ind w:left="6096" w:hanging="360"/>
      </w:pPr>
    </w:lvl>
    <w:lvl w:ilvl="7">
      <w:start w:val="1"/>
      <w:numFmt w:val="lowerLetter"/>
      <w:lvlText w:val="%8."/>
      <w:lvlJc w:val="left"/>
      <w:pPr>
        <w:tabs>
          <w:tab w:val="num" w:pos="0"/>
        </w:tabs>
        <w:ind w:left="6816" w:hanging="360"/>
      </w:pPr>
    </w:lvl>
    <w:lvl w:ilvl="8">
      <w:start w:val="1"/>
      <w:numFmt w:val="lowerRoman"/>
      <w:lvlText w:val="%9."/>
      <w:lvlJc w:val="right"/>
      <w:pPr>
        <w:tabs>
          <w:tab w:val="num" w:pos="0"/>
        </w:tabs>
        <w:ind w:left="7536" w:hanging="180"/>
      </w:pPr>
    </w:lvl>
  </w:abstractNum>
  <w:abstractNum w:abstractNumId="13">
    <w:lvl w:ilvl="0">
      <w:start w:val="1"/>
      <w:numFmt w:val="lowerRoman"/>
      <w:lvlText w:val="%1."/>
      <w:lvlJc w:val="left"/>
      <w:pPr>
        <w:tabs>
          <w:tab w:val="num" w:pos="0"/>
        </w:tabs>
        <w:ind w:left="1776" w:hanging="360"/>
      </w:pPr>
      <w:rPr>
        <w:i w:val="false"/>
        <w:b/>
        <w:color w:val="000000"/>
      </w:rPr>
    </w:lvl>
    <w:lvl w:ilvl="1">
      <w:start w:val="1"/>
      <w:numFmt w:val="lowerLetter"/>
      <w:lvlText w:val="%2."/>
      <w:lvlJc w:val="left"/>
      <w:pPr>
        <w:tabs>
          <w:tab w:val="num" w:pos="0"/>
        </w:tabs>
        <w:ind w:left="2496" w:hanging="360"/>
      </w:pPr>
    </w:lvl>
    <w:lvl w:ilvl="2">
      <w:start w:val="1"/>
      <w:numFmt w:val="lowerRoman"/>
      <w:lvlText w:val="%3."/>
      <w:lvlJc w:val="right"/>
      <w:pPr>
        <w:tabs>
          <w:tab w:val="num" w:pos="0"/>
        </w:tabs>
        <w:ind w:left="3216" w:hanging="180"/>
      </w:pPr>
    </w:lvl>
    <w:lvl w:ilvl="3">
      <w:start w:val="1"/>
      <w:numFmt w:val="decimal"/>
      <w:lvlText w:val="%4."/>
      <w:lvlJc w:val="left"/>
      <w:pPr>
        <w:tabs>
          <w:tab w:val="num" w:pos="0"/>
        </w:tabs>
        <w:ind w:left="3936" w:hanging="360"/>
      </w:pPr>
    </w:lvl>
    <w:lvl w:ilvl="4">
      <w:start w:val="1"/>
      <w:numFmt w:val="lowerLetter"/>
      <w:lvlText w:val="%5."/>
      <w:lvlJc w:val="left"/>
      <w:pPr>
        <w:tabs>
          <w:tab w:val="num" w:pos="0"/>
        </w:tabs>
        <w:ind w:left="4656" w:hanging="360"/>
      </w:pPr>
    </w:lvl>
    <w:lvl w:ilvl="5">
      <w:start w:val="1"/>
      <w:numFmt w:val="lowerRoman"/>
      <w:lvlText w:val="%6."/>
      <w:lvlJc w:val="right"/>
      <w:pPr>
        <w:tabs>
          <w:tab w:val="num" w:pos="0"/>
        </w:tabs>
        <w:ind w:left="5376" w:hanging="180"/>
      </w:pPr>
    </w:lvl>
    <w:lvl w:ilvl="6">
      <w:start w:val="1"/>
      <w:numFmt w:val="decimal"/>
      <w:lvlText w:val="%7."/>
      <w:lvlJc w:val="left"/>
      <w:pPr>
        <w:tabs>
          <w:tab w:val="num" w:pos="0"/>
        </w:tabs>
        <w:ind w:left="6096" w:hanging="360"/>
      </w:pPr>
    </w:lvl>
    <w:lvl w:ilvl="7">
      <w:start w:val="1"/>
      <w:numFmt w:val="lowerLetter"/>
      <w:lvlText w:val="%8."/>
      <w:lvlJc w:val="left"/>
      <w:pPr>
        <w:tabs>
          <w:tab w:val="num" w:pos="0"/>
        </w:tabs>
        <w:ind w:left="6816" w:hanging="360"/>
      </w:pPr>
    </w:lvl>
    <w:lvl w:ilvl="8">
      <w:start w:val="1"/>
      <w:numFmt w:val="lowerRoman"/>
      <w:lvlText w:val="%9."/>
      <w:lvlJc w:val="right"/>
      <w:pPr>
        <w:tabs>
          <w:tab w:val="num" w:pos="0"/>
        </w:tabs>
        <w:ind w:left="7536" w:hanging="180"/>
      </w:pPr>
    </w:lvl>
  </w:abstractNum>
  <w:abstractNum w:abstractNumId="1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
    <w:lvlOverride w:ilvl="0">
      <w:startOverride w:val="1"/>
    </w:lvlOverride>
    <w:lvlOverride w:ilvl="1">
      <w:lvl w:ilvl="1">
        <w:start w:val="1"/>
        <w:numFmt w:val="lowerLetter"/>
        <w:lvlText w:val="%2."/>
        <w:lvlJc w:val="left"/>
        <w:pPr>
          <w:tabs>
            <w:tab w:val="num" w:pos="0"/>
          </w:tabs>
          <w:ind w:left="2496" w:hanging="360"/>
        </w:pPr>
      </w:lvl>
    </w:lvlOverride>
    <w:lvlOverride w:ilvl="2">
      <w:lvl w:ilvl="2">
        <w:start w:val="1"/>
        <w:numFmt w:val="lowerRoman"/>
        <w:lvlText w:val="%3."/>
        <w:lvlJc w:val="right"/>
        <w:pPr>
          <w:tabs>
            <w:tab w:val="num" w:pos="0"/>
          </w:tabs>
          <w:ind w:left="3216" w:hanging="180"/>
        </w:pPr>
      </w:lvl>
    </w:lvlOverride>
    <w:lvlOverride w:ilvl="3">
      <w:lvl w:ilvl="3">
        <w:start w:val="1"/>
        <w:numFmt w:val="decimal"/>
        <w:lvlText w:val="%4."/>
        <w:lvlJc w:val="left"/>
        <w:pPr>
          <w:tabs>
            <w:tab w:val="num" w:pos="0"/>
          </w:tabs>
          <w:ind w:left="3936" w:hanging="360"/>
        </w:pPr>
      </w:lvl>
    </w:lvlOverride>
    <w:lvlOverride w:ilvl="4">
      <w:lvl w:ilvl="4">
        <w:start w:val="1"/>
        <w:numFmt w:val="lowerLetter"/>
        <w:lvlText w:val="%5."/>
        <w:lvlJc w:val="left"/>
        <w:pPr>
          <w:tabs>
            <w:tab w:val="num" w:pos="0"/>
          </w:tabs>
          <w:ind w:left="4656" w:hanging="360"/>
        </w:pPr>
      </w:lvl>
    </w:lvlOverride>
    <w:lvlOverride w:ilvl="5">
      <w:lvl w:ilvl="5">
        <w:start w:val="1"/>
        <w:numFmt w:val="lowerRoman"/>
        <w:lvlText w:val="%6."/>
        <w:lvlJc w:val="right"/>
        <w:pPr>
          <w:tabs>
            <w:tab w:val="num" w:pos="0"/>
          </w:tabs>
          <w:ind w:left="5376" w:hanging="180"/>
        </w:pPr>
      </w:lvl>
    </w:lvlOverride>
    <w:lvlOverride w:ilvl="6">
      <w:lvl w:ilvl="6">
        <w:start w:val="1"/>
        <w:numFmt w:val="decimal"/>
        <w:lvlText w:val="%7."/>
        <w:lvlJc w:val="left"/>
        <w:pPr>
          <w:tabs>
            <w:tab w:val="num" w:pos="0"/>
          </w:tabs>
          <w:ind w:left="6096" w:hanging="360"/>
        </w:pPr>
      </w:lvl>
    </w:lvlOverride>
    <w:lvlOverride w:ilvl="7">
      <w:lvl w:ilvl="7">
        <w:start w:val="1"/>
        <w:numFmt w:val="lowerLetter"/>
        <w:lvlText w:val="%8."/>
        <w:lvlJc w:val="left"/>
        <w:pPr>
          <w:tabs>
            <w:tab w:val="num" w:pos="0"/>
          </w:tabs>
          <w:ind w:left="6816" w:hanging="360"/>
        </w:pPr>
      </w:lvl>
    </w:lvlOverride>
    <w:lvlOverride w:ilvl="8">
      <w:lvl w:ilvl="8">
        <w:start w:val="1"/>
        <w:numFmt w:val="lowerRoman"/>
        <w:lvlText w:val="%9."/>
        <w:lvlJc w:val="right"/>
        <w:pPr>
          <w:tabs>
            <w:tab w:val="num" w:pos="0"/>
          </w:tabs>
          <w:ind w:left="7536" w:hanging="180"/>
        </w:pPr>
      </w:lvl>
    </w:lvlOverride>
  </w:num>
  <w:num w:numId="16">
    <w:abstractNumId w:val="1"/>
    <w:lvlOverride w:ilvl="0">
      <w:startOverride w:val="1"/>
    </w:lvlOverride>
    <w:lvlOverride w:ilvl="1">
      <w:lvl w:ilvl="1">
        <w:start w:val="1"/>
        <w:numFmt w:val="lowerLetter"/>
        <w:lvlText w:val="%2."/>
        <w:lvlJc w:val="left"/>
        <w:pPr>
          <w:tabs>
            <w:tab w:val="num" w:pos="0"/>
          </w:tabs>
          <w:ind w:left="2496" w:hanging="360"/>
        </w:pPr>
      </w:lvl>
    </w:lvlOverride>
    <w:lvlOverride w:ilvl="2">
      <w:lvl w:ilvl="2">
        <w:start w:val="1"/>
        <w:numFmt w:val="lowerRoman"/>
        <w:lvlText w:val="%3."/>
        <w:lvlJc w:val="right"/>
        <w:pPr>
          <w:tabs>
            <w:tab w:val="num" w:pos="0"/>
          </w:tabs>
          <w:ind w:left="3216" w:hanging="180"/>
        </w:pPr>
      </w:lvl>
    </w:lvlOverride>
    <w:lvlOverride w:ilvl="3">
      <w:lvl w:ilvl="3">
        <w:start w:val="1"/>
        <w:numFmt w:val="decimal"/>
        <w:lvlText w:val="%4."/>
        <w:lvlJc w:val="left"/>
        <w:pPr>
          <w:tabs>
            <w:tab w:val="num" w:pos="0"/>
          </w:tabs>
          <w:ind w:left="3936" w:hanging="360"/>
        </w:pPr>
      </w:lvl>
    </w:lvlOverride>
    <w:lvlOverride w:ilvl="4">
      <w:lvl w:ilvl="4">
        <w:start w:val="1"/>
        <w:numFmt w:val="lowerLetter"/>
        <w:lvlText w:val="%5."/>
        <w:lvlJc w:val="left"/>
        <w:pPr>
          <w:tabs>
            <w:tab w:val="num" w:pos="0"/>
          </w:tabs>
          <w:ind w:left="4656" w:hanging="360"/>
        </w:pPr>
      </w:lvl>
    </w:lvlOverride>
    <w:lvlOverride w:ilvl="5">
      <w:lvl w:ilvl="5">
        <w:start w:val="1"/>
        <w:numFmt w:val="lowerRoman"/>
        <w:lvlText w:val="%6."/>
        <w:lvlJc w:val="right"/>
        <w:pPr>
          <w:tabs>
            <w:tab w:val="num" w:pos="0"/>
          </w:tabs>
          <w:ind w:left="5376" w:hanging="180"/>
        </w:pPr>
      </w:lvl>
    </w:lvlOverride>
    <w:lvlOverride w:ilvl="6">
      <w:lvl w:ilvl="6">
        <w:start w:val="1"/>
        <w:numFmt w:val="decimal"/>
        <w:lvlText w:val="%7."/>
        <w:lvlJc w:val="left"/>
        <w:pPr>
          <w:tabs>
            <w:tab w:val="num" w:pos="0"/>
          </w:tabs>
          <w:ind w:left="6096" w:hanging="360"/>
        </w:pPr>
      </w:lvl>
    </w:lvlOverride>
    <w:lvlOverride w:ilvl="7">
      <w:lvl w:ilvl="7">
        <w:start w:val="1"/>
        <w:numFmt w:val="lowerLetter"/>
        <w:lvlText w:val="%8."/>
        <w:lvlJc w:val="left"/>
        <w:pPr>
          <w:tabs>
            <w:tab w:val="num" w:pos="0"/>
          </w:tabs>
          <w:ind w:left="6816" w:hanging="360"/>
        </w:pPr>
      </w:lvl>
    </w:lvlOverride>
    <w:lvlOverride w:ilvl="8">
      <w:lvl w:ilvl="8">
        <w:start w:val="1"/>
        <w:numFmt w:val="lowerRoman"/>
        <w:lvlText w:val="%9."/>
        <w:lvlJc w:val="right"/>
        <w:pPr>
          <w:tabs>
            <w:tab w:val="num" w:pos="0"/>
          </w:tabs>
          <w:ind w:left="7536" w:hanging="180"/>
        </w:pPr>
      </w:lvl>
    </w:lvlOverride>
  </w:num>
</w:numbering>
</file>

<file path=word/settings.xml><?xml version="1.0" encoding="utf-8"?>
<w:settings xmlns:w="http://schemas.openxmlformats.org/wordprocessingml/2006/main">
  <w:zoom w:percent="10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ListParagraph"/>
    <w:next w:val="Normal"/>
    <w:link w:val="Titre1Car"/>
    <w:uiPriority w:val="9"/>
    <w:qFormat/>
    <w:rsid w:val="003c16dc"/>
    <w:pPr>
      <w:numPr>
        <w:ilvl w:val="0"/>
        <w:numId w:val="1"/>
      </w:numPr>
    </w:pPr>
    <w:rPr>
      <w:rFonts w:ascii="Calibri" w:hAnsi="Calibri" w:cs="Calibri"/>
      <w:b/>
      <w:sz w:val="36"/>
    </w:rPr>
  </w:style>
  <w:style w:type="paragraph" w:styleId="Heading2">
    <w:name w:val="Heading 2"/>
    <w:basedOn w:val="ListParagraph"/>
    <w:next w:val="Normal"/>
    <w:link w:val="Titre2Car"/>
    <w:uiPriority w:val="9"/>
    <w:unhideWhenUsed/>
    <w:qFormat/>
    <w:rsid w:val="00807da6"/>
    <w:pPr>
      <w:numPr>
        <w:ilvl w:val="0"/>
        <w:numId w:val="1"/>
      </w:numPr>
      <w:ind w:left="1068" w:hanging="0"/>
      <w:jc w:val="both"/>
    </w:pPr>
    <w:rPr>
      <w:rFonts w:cs="Calibri" w:cstheme="minorHAnsi"/>
      <w:b/>
      <w:i/>
      <w:sz w:val="24"/>
      <w:szCs w:val="24"/>
      <w:u w:val="single"/>
    </w:rPr>
  </w:style>
  <w:style w:type="paragraph" w:styleId="Heading3">
    <w:name w:val="Heading 3"/>
    <w:basedOn w:val="Normal"/>
    <w:next w:val="Normal"/>
    <w:link w:val="Titre3Car"/>
    <w:uiPriority w:val="9"/>
    <w:unhideWhenUsed/>
    <w:qFormat/>
    <w:rsid w:val="00807da6"/>
    <w:pPr>
      <w:numPr>
        <w:ilvl w:val="0"/>
        <w:numId w:val="1"/>
      </w:numPr>
      <w:spacing w:lineRule="auto" w:line="360"/>
      <w:jc w:val="both"/>
      <w:outlineLvl w:val="0"/>
    </w:pPr>
    <w:rPr>
      <w:rFonts w:cs="Calibri" w:cstheme="minorHAnsi"/>
      <w:b/>
      <w:sz w:val="24"/>
      <w:szCs w:val="24"/>
    </w:rPr>
  </w:style>
  <w:style w:type="paragraph" w:styleId="Heading4">
    <w:name w:val="Heading 4"/>
    <w:basedOn w:val="Title"/>
    <w:next w:val="Normal"/>
    <w:link w:val="Titre4Car"/>
    <w:uiPriority w:val="9"/>
    <w:unhideWhenUsed/>
    <w:qFormat/>
    <w:rsid w:val="00cd3e15"/>
    <w:pPr>
      <w:outlineLvl w:val="3"/>
    </w:pPr>
    <w:rPr>
      <w:sz w:val="32"/>
    </w:rPr>
  </w:style>
  <w:style w:type="paragraph" w:styleId="Heading5">
    <w:name w:val="Heading 5"/>
    <w:basedOn w:val="Normal"/>
    <w:next w:val="Normal"/>
    <w:link w:val="Titre5Car"/>
    <w:uiPriority w:val="9"/>
    <w:unhideWhenUsed/>
    <w:qFormat/>
    <w:rsid w:val="002c11e4"/>
    <w:pPr>
      <w:spacing w:lineRule="auto" w:line="360"/>
      <w:outlineLvl w:val="4"/>
    </w:pPr>
    <w:rPr>
      <w:rFonts w:ascii="Calibri" w:hAnsi="Calibri" w:cs="Calibri"/>
      <w:sz w:val="28"/>
      <w:szCs w:val="28"/>
      <w:u w:val="single"/>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En-tte"/>
    <w:uiPriority w:val="99"/>
    <w:qFormat/>
    <w:rsid w:val="009156d8"/>
    <w:rPr/>
  </w:style>
  <w:style w:type="character" w:styleId="PieddepageCar" w:customStyle="1">
    <w:name w:val="Pied de page Car"/>
    <w:basedOn w:val="DefaultParagraphFont"/>
    <w:link w:val="Pieddepage"/>
    <w:uiPriority w:val="99"/>
    <w:qFormat/>
    <w:rsid w:val="009156d8"/>
    <w:rPr/>
  </w:style>
  <w:style w:type="character" w:styleId="TitreCar" w:customStyle="1">
    <w:name w:val="Titre Car"/>
    <w:basedOn w:val="DefaultParagraphFont"/>
    <w:link w:val="Titre"/>
    <w:uiPriority w:val="10"/>
    <w:qFormat/>
    <w:rsid w:val="00961ae7"/>
    <w:rPr>
      <w:rFonts w:ascii="Calibri" w:hAnsi="Calibri" w:cs="Calibri"/>
      <w:b/>
      <w:sz w:val="36"/>
    </w:rPr>
  </w:style>
  <w:style w:type="character" w:styleId="Titre1Car" w:customStyle="1">
    <w:name w:val="Titre 1 Car"/>
    <w:basedOn w:val="DefaultParagraphFont"/>
    <w:link w:val="Titre1"/>
    <w:uiPriority w:val="9"/>
    <w:qFormat/>
    <w:rsid w:val="003c16dc"/>
    <w:rPr>
      <w:rFonts w:ascii="Calibri" w:hAnsi="Calibri" w:cs="Calibri"/>
      <w:b/>
      <w:sz w:val="36"/>
    </w:rPr>
  </w:style>
  <w:style w:type="character" w:styleId="InternetLink">
    <w:name w:val="Hyperlink"/>
    <w:basedOn w:val="DefaultParagraphFont"/>
    <w:uiPriority w:val="99"/>
    <w:unhideWhenUsed/>
    <w:rsid w:val="0011301a"/>
    <w:rPr>
      <w:color w:val="0563C1" w:themeColor="hyperlink"/>
      <w:u w:val="single"/>
    </w:rPr>
  </w:style>
  <w:style w:type="character" w:styleId="Titre2Car" w:customStyle="1">
    <w:name w:val="Titre 2 Car"/>
    <w:basedOn w:val="DefaultParagraphFont"/>
    <w:link w:val="Titre2"/>
    <w:uiPriority w:val="9"/>
    <w:qFormat/>
    <w:rsid w:val="00807da6"/>
    <w:rPr>
      <w:rFonts w:cs="Calibri" w:cstheme="minorHAnsi"/>
      <w:b/>
      <w:i/>
      <w:sz w:val="24"/>
      <w:szCs w:val="24"/>
      <w:u w:val="single"/>
    </w:rPr>
  </w:style>
  <w:style w:type="character" w:styleId="Annotationreference">
    <w:name w:val="annotation reference"/>
    <w:basedOn w:val="DefaultParagraphFont"/>
    <w:uiPriority w:val="99"/>
    <w:semiHidden/>
    <w:unhideWhenUsed/>
    <w:qFormat/>
    <w:rsid w:val="005e424d"/>
    <w:rPr>
      <w:sz w:val="16"/>
      <w:szCs w:val="16"/>
    </w:rPr>
  </w:style>
  <w:style w:type="character" w:styleId="CommentaireCar" w:customStyle="1">
    <w:name w:val="Commentaire Car"/>
    <w:basedOn w:val="DefaultParagraphFont"/>
    <w:link w:val="Commentaire"/>
    <w:uiPriority w:val="99"/>
    <w:semiHidden/>
    <w:qFormat/>
    <w:rsid w:val="005e424d"/>
    <w:rPr>
      <w:sz w:val="20"/>
      <w:szCs w:val="20"/>
    </w:rPr>
  </w:style>
  <w:style w:type="character" w:styleId="ObjetducommentaireCar" w:customStyle="1">
    <w:name w:val="Objet du commentaire Car"/>
    <w:basedOn w:val="CommentaireCar"/>
    <w:link w:val="Objetducommentaire"/>
    <w:uiPriority w:val="99"/>
    <w:semiHidden/>
    <w:qFormat/>
    <w:rsid w:val="005e424d"/>
    <w:rPr>
      <w:b/>
      <w:bCs/>
      <w:sz w:val="20"/>
      <w:szCs w:val="20"/>
    </w:rPr>
  </w:style>
  <w:style w:type="character" w:styleId="TextedebullesCar" w:customStyle="1">
    <w:name w:val="Texte de bulles Car"/>
    <w:basedOn w:val="DefaultParagraphFont"/>
    <w:link w:val="Textedebulles"/>
    <w:uiPriority w:val="99"/>
    <w:semiHidden/>
    <w:qFormat/>
    <w:rsid w:val="005e424d"/>
    <w:rPr>
      <w:rFonts w:ascii="Segoe UI" w:hAnsi="Segoe UI" w:cs="Segoe UI"/>
      <w:sz w:val="18"/>
      <w:szCs w:val="18"/>
    </w:rPr>
  </w:style>
  <w:style w:type="character" w:styleId="Authors" w:customStyle="1">
    <w:name w:val="authors"/>
    <w:basedOn w:val="DefaultParagraphFont"/>
    <w:qFormat/>
    <w:rsid w:val="00ae2d58"/>
    <w:rPr/>
  </w:style>
  <w:style w:type="character" w:styleId="Date1" w:customStyle="1">
    <w:name w:val="Date1"/>
    <w:basedOn w:val="DefaultParagraphFont"/>
    <w:qFormat/>
    <w:rsid w:val="00ae2d58"/>
    <w:rPr/>
  </w:style>
  <w:style w:type="character" w:styleId="Arttitle" w:customStyle="1">
    <w:name w:val="art_title"/>
    <w:basedOn w:val="DefaultParagraphFont"/>
    <w:qFormat/>
    <w:rsid w:val="00ae2d58"/>
    <w:rPr/>
  </w:style>
  <w:style w:type="character" w:styleId="Serialtitle" w:customStyle="1">
    <w:name w:val="serial_title"/>
    <w:basedOn w:val="DefaultParagraphFont"/>
    <w:qFormat/>
    <w:rsid w:val="00ae2d58"/>
    <w:rPr/>
  </w:style>
  <w:style w:type="character" w:styleId="Volumeissue" w:customStyle="1">
    <w:name w:val="volume_issue"/>
    <w:basedOn w:val="DefaultParagraphFont"/>
    <w:qFormat/>
    <w:rsid w:val="00ae2d58"/>
    <w:rPr/>
  </w:style>
  <w:style w:type="character" w:styleId="Pagerange" w:customStyle="1">
    <w:name w:val="page_range"/>
    <w:basedOn w:val="DefaultParagraphFont"/>
    <w:qFormat/>
    <w:rsid w:val="00ae2d58"/>
    <w:rPr/>
  </w:style>
  <w:style w:type="character" w:styleId="Doilink" w:customStyle="1">
    <w:name w:val="doi_link"/>
    <w:basedOn w:val="DefaultParagraphFont"/>
    <w:qFormat/>
    <w:rsid w:val="00ae2d58"/>
    <w:rPr/>
  </w:style>
  <w:style w:type="character" w:styleId="Titre3Car" w:customStyle="1">
    <w:name w:val="Titre 3 Car"/>
    <w:basedOn w:val="DefaultParagraphFont"/>
    <w:link w:val="Titre3"/>
    <w:uiPriority w:val="9"/>
    <w:qFormat/>
    <w:rsid w:val="00807da6"/>
    <w:rPr>
      <w:rFonts w:cs="Calibri" w:cstheme="minorHAnsi"/>
      <w:b/>
      <w:sz w:val="24"/>
      <w:szCs w:val="24"/>
    </w:rPr>
  </w:style>
  <w:style w:type="character" w:styleId="Titre4Car" w:customStyle="1">
    <w:name w:val="Titre 4 Car"/>
    <w:basedOn w:val="DefaultParagraphFont"/>
    <w:link w:val="Titre4"/>
    <w:uiPriority w:val="9"/>
    <w:qFormat/>
    <w:rsid w:val="00cd3e15"/>
    <w:rPr>
      <w:rFonts w:ascii="Calibri" w:hAnsi="Calibri" w:cs="Calibri"/>
      <w:b/>
      <w:sz w:val="32"/>
    </w:rPr>
  </w:style>
  <w:style w:type="character" w:styleId="Titre5Car" w:customStyle="1">
    <w:name w:val="Titre 5 Car"/>
    <w:basedOn w:val="DefaultParagraphFont"/>
    <w:link w:val="Titre5"/>
    <w:uiPriority w:val="9"/>
    <w:qFormat/>
    <w:rsid w:val="002c11e4"/>
    <w:rPr>
      <w:rFonts w:ascii="Calibri" w:hAnsi="Calibri" w:cs="Calibri"/>
      <w:sz w:val="28"/>
      <w:szCs w:val="28"/>
      <w:u w:val="single"/>
    </w:rPr>
  </w:style>
  <w:style w:type="character" w:styleId="Date" w:customStyle="1">
    <w:name w:val="date"/>
    <w:basedOn w:val="DefaultParagraphFont"/>
    <w:qFormat/>
    <w:rsid w:val="00693dfa"/>
    <w:rPr/>
  </w:style>
  <w:style w:type="character" w:styleId="IndexLink">
    <w:name w:val="Index Link"/>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uiPriority w:val="10"/>
    <w:qFormat/>
    <w:rsid w:val="00961ae7"/>
    <w:pPr/>
    <w:rPr>
      <w:rFonts w:ascii="Calibri" w:hAnsi="Calibri" w:cs="Calibri"/>
      <w:b/>
      <w:sz w:val="36"/>
    </w:rPr>
  </w:style>
  <w:style w:type="paragraph" w:styleId="ListParagraph">
    <w:name w:val="List Paragraph"/>
    <w:basedOn w:val="Normal"/>
    <w:uiPriority w:val="34"/>
    <w:qFormat/>
    <w:rsid w:val="00312859"/>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En-tteCar"/>
    <w:uiPriority w:val="99"/>
    <w:unhideWhenUsed/>
    <w:rsid w:val="009156d8"/>
    <w:pPr>
      <w:tabs>
        <w:tab w:val="clear" w:pos="708"/>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9156d8"/>
    <w:pPr>
      <w:tabs>
        <w:tab w:val="clear" w:pos="708"/>
        <w:tab w:val="center" w:pos="4536" w:leader="none"/>
        <w:tab w:val="right" w:pos="9072" w:leader="none"/>
      </w:tabs>
      <w:spacing w:lineRule="auto" w:line="240" w:before="0" w:after="0"/>
    </w:pPr>
    <w:rPr/>
  </w:style>
  <w:style w:type="paragraph" w:styleId="Annotationtext">
    <w:name w:val="annotation text"/>
    <w:basedOn w:val="Normal"/>
    <w:link w:val="CommentaireCar"/>
    <w:uiPriority w:val="99"/>
    <w:semiHidden/>
    <w:unhideWhenUsed/>
    <w:qFormat/>
    <w:rsid w:val="005e424d"/>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5e424d"/>
    <w:pPr/>
    <w:rPr>
      <w:b/>
      <w:bCs/>
    </w:rPr>
  </w:style>
  <w:style w:type="paragraph" w:styleId="BalloonText">
    <w:name w:val="Balloon Text"/>
    <w:basedOn w:val="Normal"/>
    <w:link w:val="TextedebullesCar"/>
    <w:uiPriority w:val="99"/>
    <w:semiHidden/>
    <w:unhideWhenUsed/>
    <w:qFormat/>
    <w:rsid w:val="005e424d"/>
    <w:pPr>
      <w:spacing w:lineRule="auto" w:line="240" w:before="0" w:after="0"/>
    </w:pPr>
    <w:rPr>
      <w:rFonts w:ascii="Segoe UI" w:hAnsi="Segoe UI" w:cs="Segoe UI"/>
      <w:sz w:val="18"/>
      <w:szCs w:val="18"/>
    </w:rPr>
  </w:style>
  <w:style w:type="paragraph" w:styleId="TOCHeading">
    <w:name w:val="TOC Heading"/>
    <w:basedOn w:val="Heading1"/>
    <w:next w:val="Normal"/>
    <w:uiPriority w:val="39"/>
    <w:unhideWhenUsed/>
    <w:qFormat/>
    <w:rsid w:val="003c16dc"/>
    <w:pPr>
      <w:numPr>
        <w:ilvl w:val="0"/>
        <w:numId w:val="0"/>
      </w:numPr>
      <w:ind w:left="720" w:hanging="0"/>
    </w:pPr>
    <w:rPr/>
  </w:style>
  <w:style w:type="paragraph" w:styleId="Contents1">
    <w:name w:val="TOC 1"/>
    <w:basedOn w:val="Normal"/>
    <w:next w:val="Normal"/>
    <w:autoRedefine/>
    <w:uiPriority w:val="39"/>
    <w:unhideWhenUsed/>
    <w:rsid w:val="00961ae7"/>
    <w:pPr>
      <w:spacing w:before="0" w:after="100"/>
    </w:pPr>
    <w:rPr/>
  </w:style>
  <w:style w:type="paragraph" w:styleId="Contents2">
    <w:name w:val="TOC 2"/>
    <w:basedOn w:val="Normal"/>
    <w:next w:val="Normal"/>
    <w:autoRedefine/>
    <w:uiPriority w:val="39"/>
    <w:unhideWhenUsed/>
    <w:rsid w:val="00961ae7"/>
    <w:pPr>
      <w:spacing w:before="0" w:after="100"/>
      <w:ind w:left="220" w:hanging="0"/>
    </w:pPr>
    <w:rPr/>
  </w:style>
  <w:style w:type="paragraph" w:styleId="Contents3">
    <w:name w:val="TOC 3"/>
    <w:basedOn w:val="Normal"/>
    <w:next w:val="Normal"/>
    <w:autoRedefine/>
    <w:uiPriority w:val="39"/>
    <w:unhideWhenUsed/>
    <w:rsid w:val="00961ae7"/>
    <w:pPr>
      <w:spacing w:before="0" w:after="100"/>
      <w:ind w:left="440" w:hanging="0"/>
    </w:pPr>
    <w:rPr/>
  </w:style>
  <w:style w:type="paragraph" w:styleId="Contents4">
    <w:name w:val="TOC 4"/>
    <w:basedOn w:val="Normal"/>
    <w:next w:val="Normal"/>
    <w:autoRedefine/>
    <w:uiPriority w:val="39"/>
    <w:unhideWhenUsed/>
    <w:rsid w:val="00961ae7"/>
    <w:pPr>
      <w:spacing w:before="0" w:after="100"/>
      <w:ind w:left="660" w:hanging="0"/>
    </w:pPr>
    <w:rPr/>
  </w:style>
  <w:style w:type="paragraph" w:styleId="Contents5">
    <w:name w:val="TOC 5"/>
    <w:basedOn w:val="Normal"/>
    <w:next w:val="Normal"/>
    <w:autoRedefine/>
    <w:uiPriority w:val="39"/>
    <w:unhideWhenUsed/>
    <w:rsid w:val="002c11e4"/>
    <w:pPr>
      <w:spacing w:before="0" w:after="100"/>
      <w:ind w:left="880"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518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lledetableauclaire">
    <w:name w:val="Grid Table Light"/>
    <w:basedOn w:val="TableauNormal"/>
    <w:uiPriority w:val="40"/>
    <w:rsid w:val="00aa4e72"/>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style>
  <w:style w:type="table" w:styleId="Tableausimple1">
    <w:name w:val="Plain Table 1"/>
    <w:basedOn w:val="TableauNormal"/>
    <w:uiPriority w:val="41"/>
    <w:rsid w:val="00aa4e72"/>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aa4e7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tif"/><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www.sciencedirect.com/topics/immunology-and-microbiology/fungal-group" TargetMode="External"/><Relationship Id="rId12" Type="http://schemas.openxmlformats.org/officeDocument/2006/relationships/hyperlink" Target="https://www.sciencedirect.com/topics/immunology-and-microbiology/ascomycetes" TargetMode="External"/><Relationship Id="rId13" Type="http://schemas.openxmlformats.org/officeDocument/2006/relationships/hyperlink" Target="https://doi.org/10.3852/09-244" TargetMode="External"/><Relationship Id="rId14" Type="http://schemas.openxmlformats.org/officeDocument/2006/relationships/hyperlink" Target="https://doi.org/10.3852/11-145"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C81A5-38BB-48FF-9673-92BD62D2C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LibreOffice/7.1.3.2$Linux_X86_64 LibreOffice_project/10$Build-2</Application>
  <AppVersion>15.0000</AppVersion>
  <Pages>31</Pages>
  <Words>6284</Words>
  <Characters>34501</Characters>
  <CharactersWithSpaces>41077</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2021-06-19T22:33:00Z</dcterms:created>
  <dc:creator>Withley-Shad Popotte</dc:creator>
  <dc:description/>
  <dc:language>en-US</dc:language>
  <cp:lastModifiedBy>Sébastien Guyader</cp:lastModifiedBy>
  <dcterms:modified xsi:type="dcterms:W3CDTF">2021-06-21T00:29:30Z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